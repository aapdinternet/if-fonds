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26349" w14:textId="229E4F22" w:rsidR="00134CA9" w:rsidRPr="00134CA9" w:rsidRDefault="00134CA9" w:rsidP="00134CA9">
      <w:pPr>
        <w:rPr>
          <w:color w:val="EE0000"/>
        </w:rPr>
      </w:pPr>
      <w:r w:rsidRPr="00134CA9">
        <w:rPr>
          <w:color w:val="EE0000"/>
        </w:rPr>
        <w:t>---------------</w:t>
      </w:r>
      <w:r w:rsidRPr="00134CA9">
        <w:rPr>
          <w:rFonts w:ascii="Wingdings" w:eastAsia="Wingdings" w:hAnsi="Wingdings" w:cs="Wingdings"/>
          <w:color w:val="EE0000"/>
        </w:rPr>
        <w:t>à</w:t>
      </w:r>
      <w:r w:rsidRPr="00134CA9">
        <w:rPr>
          <w:color w:val="EE0000"/>
        </w:rPr>
        <w:t xml:space="preserve"> </w:t>
      </w:r>
      <w:r>
        <w:rPr>
          <w:color w:val="EE0000"/>
        </w:rPr>
        <w:t>Grundsätzliche Umstellungen (Textstellen zu Akkordeons einzeln weiter unten anfügen!)</w:t>
      </w:r>
    </w:p>
    <w:p w14:paraId="2C280DFF" w14:textId="7C596D46" w:rsidR="00000BDF" w:rsidRDefault="00E91797">
      <w:r>
        <w:rPr>
          <w:noProof/>
        </w:rPr>
        <mc:AlternateContent>
          <mc:Choice Requires="wpi">
            <w:drawing>
              <wp:anchor distT="0" distB="0" distL="114300" distR="114300" simplePos="0" relativeHeight="251659264" behindDoc="0" locked="0" layoutInCell="1" allowOverlap="1" wp14:anchorId="0DC22087" wp14:editId="3665139C">
                <wp:simplePos x="0" y="0"/>
                <wp:positionH relativeFrom="column">
                  <wp:posOffset>-1152298</wp:posOffset>
                </wp:positionH>
                <wp:positionV relativeFrom="paragraph">
                  <wp:posOffset>1539765</wp:posOffset>
                </wp:positionV>
                <wp:extent cx="360" cy="360"/>
                <wp:effectExtent l="38100" t="38100" r="38100" b="38100"/>
                <wp:wrapNone/>
                <wp:docPr id="1509351753" name="Freihand 1"/>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51BD611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 o:spid="_x0000_s1026" type="#_x0000_t75" style="position:absolute;margin-left:-91.25pt;margin-top:120.75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">
                <v:imagedata r:id="rId6" o:title=""/>
              </v:shape>
            </w:pict>
          </mc:Fallback>
        </mc:AlternateContent>
      </w:r>
      <w:commentRangeStart w:id="0"/>
      <w:commentRangeStart w:id="1"/>
      <w:commentRangeEnd w:id="1"/>
      <w:r w:rsidR="00134CA9" w:rsidRPr="00134CA9">
        <w:rPr>
          <w:rStyle w:val="Kommentarzeichen"/>
          <w:noProof/>
          <w:sz w:val="22"/>
          <w:szCs w:val="22"/>
        </w:rPr>
        <w:commentReference w:id="1"/>
      </w:r>
      <w:commentRangeEnd w:id="0"/>
      <w:r w:rsidR="00134CA9" w:rsidRPr="00134CA9">
        <w:rPr>
          <w:rStyle w:val="Kommentarzeichen"/>
          <w:noProof/>
          <w:sz w:val="22"/>
          <w:szCs w:val="22"/>
        </w:rPr>
        <w:commentReference w:id="0"/>
      </w:r>
      <w:commentRangeStart w:id="2"/>
      <w:r w:rsidR="00134CA9" w:rsidRPr="00134CA9">
        <w:rPr>
          <w:noProof/>
        </w:rPr>
        <w:drawing>
          <wp:inline distT="0" distB="0" distL="0" distR="0" wp14:anchorId="59615880" wp14:editId="08F218E2">
            <wp:extent cx="5760720" cy="1402080"/>
            <wp:effectExtent l="0" t="0" r="0" b="7620"/>
            <wp:docPr id="933057389"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57389" name="Grafik 1" descr="Ein Bild, das Text, Screenshot, Schrift, Reihe enthält.&#10;&#10;KI-generierte Inhalte können fehlerhaft sein."/>
                    <pic:cNvPicPr/>
                  </pic:nvPicPr>
                  <pic:blipFill>
                    <a:blip r:embed="rId11"/>
                    <a:stretch>
                      <a:fillRect/>
                    </a:stretch>
                  </pic:blipFill>
                  <pic:spPr>
                    <a:xfrm>
                      <a:off x="0" y="0"/>
                      <a:ext cx="5760720" cy="1402080"/>
                    </a:xfrm>
                    <a:prstGeom prst="rect">
                      <a:avLst/>
                    </a:prstGeom>
                  </pic:spPr>
                </pic:pic>
              </a:graphicData>
            </a:graphic>
          </wp:inline>
        </w:drawing>
      </w:r>
      <w:commentRangeEnd w:id="2"/>
      <w:r w:rsidR="00F50255">
        <w:rPr>
          <w:rStyle w:val="Kommentarzeichen"/>
          <w:sz w:val="22"/>
          <w:szCs w:val="22"/>
        </w:rPr>
        <w:commentReference w:id="2"/>
      </w:r>
    </w:p>
    <w:p w14:paraId="6657D4F8" w14:textId="30EBA11A" w:rsidR="7710BC4E" w:rsidRDefault="00E91797">
      <w:r>
        <w:rPr>
          <w:noProof/>
        </w:rPr>
        <mc:AlternateContent>
          <mc:Choice Requires="wpi">
            <w:drawing>
              <wp:anchor distT="0" distB="0" distL="114300" distR="114300" simplePos="0" relativeHeight="251663360" behindDoc="0" locked="0" layoutInCell="1" allowOverlap="1" wp14:anchorId="2C7F3103" wp14:editId="475F336C">
                <wp:simplePos x="0" y="0"/>
                <wp:positionH relativeFrom="column">
                  <wp:posOffset>208915</wp:posOffset>
                </wp:positionH>
                <wp:positionV relativeFrom="paragraph">
                  <wp:posOffset>1905635</wp:posOffset>
                </wp:positionV>
                <wp:extent cx="3213290" cy="1917480"/>
                <wp:effectExtent l="38100" t="38100" r="44450" b="45085"/>
                <wp:wrapNone/>
                <wp:docPr id="1873827235" name="Freihand 5"/>
                <wp:cNvGraphicFramePr/>
                <a:graphic xmlns:a="http://schemas.openxmlformats.org/drawingml/2006/main">
                  <a:graphicData uri="http://schemas.microsoft.com/office/word/2010/wordprocessingInk">
                    <w14:contentPart bwMode="auto" r:id="rId12">
                      <w14:nvContentPartPr>
                        <w14:cNvContentPartPr/>
                      </w14:nvContentPartPr>
                      <w14:xfrm>
                        <a:off x="0" y="0"/>
                        <a:ext cx="3213290" cy="1917480"/>
                      </w14:xfrm>
                    </w14:contentPart>
                  </a:graphicData>
                </a:graphic>
              </wp:anchor>
            </w:drawing>
          </mc:Choice>
          <mc:Fallback>
            <w:pict>
              <v:shape w14:anchorId="7FFBF351" id="Freihand 5" o:spid="_x0000_s1026" type="#_x0000_t75" style="position:absolute;margin-left:15.95pt;margin-top:149.55pt;width:254pt;height:152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">
                <v:imagedata r:id="rId13" o:title=""/>
              </v:shape>
            </w:pict>
          </mc:Fallback>
        </mc:AlternateContent>
      </w:r>
      <w:r w:rsidR="7710BC4E">
        <w:rPr>
          <w:noProof/>
        </w:rPr>
        <w:drawing>
          <wp:inline distT="0" distB="0" distL="0" distR="0" wp14:anchorId="5F27CD77" wp14:editId="66C7E642">
            <wp:extent cx="5760720" cy="3834765"/>
            <wp:effectExtent l="0" t="0" r="0" b="0"/>
            <wp:docPr id="611511904" name="Grafik 1" descr="Ein Bild, das Text, Schrif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11904" name="Grafik 1" descr="Ein Bild, das Text, Schrift, Screenshot enthält.&#10;&#10;KI-generierte Inhalte können fehlerhaft sein."/>
                    <pic:cNvPicPr/>
                  </pic:nvPicPr>
                  <pic:blipFill>
                    <a:blip r:embed="rId14"/>
                    <a:stretch>
                      <a:fillRect/>
                    </a:stretch>
                  </pic:blipFill>
                  <pic:spPr>
                    <a:xfrm>
                      <a:off x="0" y="0"/>
                      <a:ext cx="5760720" cy="3834765"/>
                    </a:xfrm>
                    <a:prstGeom prst="rect">
                      <a:avLst/>
                    </a:prstGeom>
                  </pic:spPr>
                </pic:pic>
              </a:graphicData>
            </a:graphic>
          </wp:inline>
        </w:drawing>
      </w:r>
      <w:r w:rsidR="7710BC4E">
        <w:t xml:space="preserve"> </w:t>
      </w:r>
      <w:r w:rsidR="0894816E" w:rsidRPr="09B4F881">
        <w:rPr>
          <w:highlight w:val="yellow"/>
        </w:rPr>
        <w:t>Textvorschlag:</w:t>
      </w:r>
    </w:p>
    <w:p w14:paraId="625C881A" w14:textId="05DFA0B2" w:rsidR="519B882D" w:rsidRDefault="252E110F" w:rsidP="09B4F881">
      <w:r w:rsidRPr="6BC9DB20">
        <w:rPr>
          <w:rFonts w:ascii="Aptos" w:eastAsia="Aptos" w:hAnsi="Aptos" w:cs="Aptos"/>
          <w:b/>
          <w:bCs/>
          <w:sz w:val="28"/>
          <w:szCs w:val="28"/>
        </w:rPr>
        <w:t>Haben Sie eine Idee für Ihren Unterricht?</w:t>
      </w:r>
      <w:r w:rsidR="519B882D">
        <w:br/>
      </w:r>
      <w:r w:rsidR="12B7E3A4">
        <w:t xml:space="preserve">Der DLH-Innovationsfonds unterstützt Lehrpersonen an Berufsfachschulen und Mittelschulen im Kanton Zürich dabei, Unterrichtsideen </w:t>
      </w:r>
      <w:r w:rsidR="3E8AA3A6">
        <w:t xml:space="preserve">mit digitaler Unterstützung </w:t>
      </w:r>
      <w:r w:rsidR="12B7E3A4">
        <w:t>auszuprobieren</w:t>
      </w:r>
      <w:r w:rsidR="3E8AA3A6">
        <w:t>, zu optimieren</w:t>
      </w:r>
      <w:r w:rsidR="12B7E3A4">
        <w:t xml:space="preserve"> und weiterzuentwickeln.</w:t>
      </w:r>
      <w:r w:rsidR="72360073">
        <w:t xml:space="preserve"> Das können kleine innovative Pilotprojekte sein, grössere Vertiefungsprojekte </w:t>
      </w:r>
      <w:r w:rsidR="7953E970">
        <w:t xml:space="preserve">mit didaktischem Fokus </w:t>
      </w:r>
      <w:r w:rsidR="72360073">
        <w:t>oder Projekte zur nachhaltigen Verbreitung bewährter Innovationen.</w:t>
      </w:r>
      <w:r w:rsidR="7953E970">
        <w:t xml:space="preserve"> Die daraus hervorgehenden Produkte und Erkenntnisse werden </w:t>
      </w:r>
      <w:commentRangeStart w:id="3"/>
      <w:r w:rsidR="7953E970" w:rsidRPr="6BC9DB20">
        <w:rPr>
          <w:u w:val="single"/>
        </w:rPr>
        <w:t>hier</w:t>
      </w:r>
      <w:commentRangeEnd w:id="3"/>
      <w:r w:rsidR="519B882D">
        <w:rPr>
          <w:rStyle w:val="Kommentarzeichen"/>
          <w:sz w:val="22"/>
          <w:szCs w:val="22"/>
        </w:rPr>
        <w:commentReference w:id="3"/>
      </w:r>
      <w:r w:rsidR="7953E970">
        <w:t xml:space="preserve"> allen Lehrpersonen zur Verfügung gestellt.</w:t>
      </w:r>
    </w:p>
    <w:p w14:paraId="5886A2DA" w14:textId="48826776" w:rsidR="2C79A014" w:rsidRDefault="2C79A014" w:rsidP="09B4F881"/>
    <w:p w14:paraId="742D734E" w14:textId="33A29C68" w:rsidR="00134CA9" w:rsidRDefault="4B78D61D" w:rsidP="6BC9DB20">
      <w:r>
        <w:rPr>
          <w:noProof/>
        </w:rPr>
        <w:drawing>
          <wp:inline distT="0" distB="0" distL="0" distR="0" wp14:anchorId="086CED7C" wp14:editId="23862F5F">
            <wp:extent cx="5760720" cy="567690"/>
            <wp:effectExtent l="0" t="0" r="0" b="3810"/>
            <wp:docPr id="10528450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45005" name=""/>
                    <pic:cNvPicPr/>
                  </pic:nvPicPr>
                  <pic:blipFill>
                    <a:blip r:embed="rId15"/>
                    <a:stretch>
                      <a:fillRect/>
                    </a:stretch>
                  </pic:blipFill>
                  <pic:spPr>
                    <a:xfrm>
                      <a:off x="0" y="0"/>
                      <a:ext cx="5760720" cy="567690"/>
                    </a:xfrm>
                    <a:prstGeom prst="rect">
                      <a:avLst/>
                    </a:prstGeom>
                  </pic:spPr>
                </pic:pic>
              </a:graphicData>
            </a:graphic>
          </wp:inline>
        </w:drawing>
      </w:r>
    </w:p>
    <w:p w14:paraId="3C8DB4F1" w14:textId="06F1DF52" w:rsidR="00134CA9" w:rsidRDefault="00E91797">
      <w:r>
        <w:rPr>
          <w:noProof/>
        </w:rPr>
        <w:lastRenderedPageBreak/>
        <mc:AlternateContent>
          <mc:Choice Requires="wpi">
            <w:drawing>
              <wp:anchor distT="0" distB="0" distL="114300" distR="114300" simplePos="0" relativeHeight="251669504" behindDoc="0" locked="0" layoutInCell="1" allowOverlap="1" wp14:anchorId="4EBD9776" wp14:editId="7C22830F">
                <wp:simplePos x="0" y="0"/>
                <wp:positionH relativeFrom="column">
                  <wp:posOffset>147955</wp:posOffset>
                </wp:positionH>
                <wp:positionV relativeFrom="paragraph">
                  <wp:posOffset>-177165</wp:posOffset>
                </wp:positionV>
                <wp:extent cx="3366770" cy="3718560"/>
                <wp:effectExtent l="38100" t="38100" r="43180" b="34290"/>
                <wp:wrapNone/>
                <wp:docPr id="684555757" name="Freihand 11"/>
                <wp:cNvGraphicFramePr/>
                <a:graphic xmlns:a="http://schemas.openxmlformats.org/drawingml/2006/main">
                  <a:graphicData uri="http://schemas.microsoft.com/office/word/2010/wordprocessingInk">
                    <w14:contentPart bwMode="auto" r:id="rId16">
                      <w14:nvContentPartPr>
                        <w14:cNvContentPartPr/>
                      </w14:nvContentPartPr>
                      <w14:xfrm>
                        <a:off x="0" y="0"/>
                        <a:ext cx="3366770" cy="3718560"/>
                      </w14:xfrm>
                    </w14:contentPart>
                  </a:graphicData>
                </a:graphic>
              </wp:anchor>
            </w:drawing>
          </mc:Choice>
          <mc:Fallback>
            <w:pict>
              <v:shape w14:anchorId="4D0D7A84" id="Freihand 11" o:spid="_x0000_s1026" type="#_x0000_t75" style="position:absolute;margin-left:11.15pt;margin-top:-14.45pt;width:266.05pt;height:293.7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">
                <v:imagedata r:id="rId17" o:title=""/>
              </v:shape>
            </w:pict>
          </mc:Fallback>
        </mc:AlternateContent>
      </w:r>
      <w:r w:rsidR="7710BC4E">
        <w:rPr>
          <w:noProof/>
        </w:rPr>
        <w:drawing>
          <wp:inline distT="0" distB="0" distL="0" distR="0" wp14:anchorId="386F8460" wp14:editId="23AE63EF">
            <wp:extent cx="5760720" cy="3630295"/>
            <wp:effectExtent l="0" t="0" r="0" b="8255"/>
            <wp:docPr id="840314160"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14160" name="Grafik 1" descr="Ein Bild, das Text, Screenshot, Schrift, Zahl enthält.&#10;&#10;KI-generierte Inhalte können fehlerhaft sein."/>
                    <pic:cNvPicPr/>
                  </pic:nvPicPr>
                  <pic:blipFill>
                    <a:blip r:embed="rId18"/>
                    <a:stretch>
                      <a:fillRect/>
                    </a:stretch>
                  </pic:blipFill>
                  <pic:spPr>
                    <a:xfrm>
                      <a:off x="0" y="0"/>
                      <a:ext cx="5760720" cy="3630295"/>
                    </a:xfrm>
                    <a:prstGeom prst="rect">
                      <a:avLst/>
                    </a:prstGeom>
                  </pic:spPr>
                </pic:pic>
              </a:graphicData>
            </a:graphic>
          </wp:inline>
        </w:drawing>
      </w:r>
    </w:p>
    <w:p w14:paraId="05063DB7" w14:textId="567A6724" w:rsidR="5A9CC2B0" w:rsidRDefault="5A9CC2B0" w:rsidP="09B4F881">
      <w:pPr>
        <w:rPr>
          <w:highlight w:val="yellow"/>
        </w:rPr>
      </w:pPr>
      <w:r w:rsidRPr="09B4F881">
        <w:rPr>
          <w:highlight w:val="yellow"/>
        </w:rPr>
        <w:t>Neue Reihenfolge und</w:t>
      </w:r>
      <w:r w:rsidR="3DD51D0D" w:rsidRPr="09B4F881">
        <w:rPr>
          <w:highlight w:val="yellow"/>
        </w:rPr>
        <w:t xml:space="preserve"> neue</w:t>
      </w:r>
      <w:r w:rsidRPr="09B4F881">
        <w:rPr>
          <w:highlight w:val="yellow"/>
        </w:rPr>
        <w:t xml:space="preserve"> Titel:</w:t>
      </w:r>
    </w:p>
    <w:p w14:paraId="65ABC5E9" w14:textId="60F07766" w:rsidR="55EE146F" w:rsidRPr="006854B1" w:rsidRDefault="1C91AF48" w:rsidP="09B4F881">
      <w:pPr>
        <w:rPr>
          <w:b/>
          <w:bCs/>
        </w:rPr>
      </w:pPr>
      <w:r w:rsidRPr="006854B1">
        <w:rPr>
          <w:b/>
          <w:bCs/>
        </w:rPr>
        <w:t xml:space="preserve">So </w:t>
      </w:r>
      <w:r w:rsidR="7953E970" w:rsidRPr="006854B1">
        <w:rPr>
          <w:b/>
          <w:bCs/>
        </w:rPr>
        <w:t>fördern wir</w:t>
      </w:r>
      <w:r w:rsidR="00C9206C" w:rsidRPr="006854B1">
        <w:rPr>
          <w:b/>
          <w:bCs/>
        </w:rPr>
        <w:t>:</w:t>
      </w:r>
    </w:p>
    <w:tbl>
      <w:tblPr>
        <w:tblStyle w:val="Tabellenraster"/>
        <w:tblW w:w="0" w:type="auto"/>
        <w:tblLook w:val="06A0" w:firstRow="1" w:lastRow="0" w:firstColumn="1" w:lastColumn="0" w:noHBand="1" w:noVBand="1"/>
      </w:tblPr>
      <w:tblGrid>
        <w:gridCol w:w="4530"/>
        <w:gridCol w:w="4530"/>
      </w:tblGrid>
      <w:tr w:rsidR="09B4F881" w14:paraId="4036E6EB" w14:textId="77777777" w:rsidTr="46B5C028">
        <w:trPr>
          <w:trHeight w:val="300"/>
        </w:trPr>
        <w:tc>
          <w:tcPr>
            <w:tcW w:w="4530" w:type="dxa"/>
          </w:tcPr>
          <w:p w14:paraId="54076523" w14:textId="4FD90C6D" w:rsidR="70A2646F" w:rsidRDefault="70A2646F" w:rsidP="09B4F881">
            <w:pPr>
              <w:rPr>
                <w:highlight w:val="yellow"/>
              </w:rPr>
            </w:pPr>
            <w:r w:rsidRPr="09B4F881">
              <w:rPr>
                <w:highlight w:val="yellow"/>
              </w:rPr>
              <w:t>Alte Akkordeontitel:</w:t>
            </w:r>
          </w:p>
        </w:tc>
        <w:tc>
          <w:tcPr>
            <w:tcW w:w="4530" w:type="dxa"/>
          </w:tcPr>
          <w:p w14:paraId="0DEB674E" w14:textId="23A5167F" w:rsidR="70A2646F" w:rsidRDefault="70A2646F" w:rsidP="09B4F881">
            <w:pPr>
              <w:rPr>
                <w:highlight w:val="yellow"/>
              </w:rPr>
            </w:pPr>
            <w:r w:rsidRPr="09B4F881">
              <w:rPr>
                <w:highlight w:val="yellow"/>
              </w:rPr>
              <w:t>Neue Akkordeontitel (Reihenfolge der Texte bleibt gleich wie bisher)</w:t>
            </w:r>
          </w:p>
        </w:tc>
      </w:tr>
      <w:tr w:rsidR="00B9318A" w14:paraId="02E5F0F3" w14:textId="77777777" w:rsidTr="00657D0B">
        <w:trPr>
          <w:trHeight w:val="300"/>
        </w:trPr>
        <w:tc>
          <w:tcPr>
            <w:tcW w:w="4530" w:type="dxa"/>
          </w:tcPr>
          <w:p w14:paraId="4E8509F9" w14:textId="77777777" w:rsidR="00B9318A" w:rsidRDefault="00B9318A" w:rsidP="00657D0B"/>
        </w:tc>
        <w:tc>
          <w:tcPr>
            <w:tcW w:w="4530" w:type="dxa"/>
          </w:tcPr>
          <w:p w14:paraId="60DC6A46" w14:textId="55402BBA" w:rsidR="00B9318A" w:rsidRPr="09B4F881" w:rsidRDefault="00B9318A" w:rsidP="00657D0B">
            <w:r w:rsidRPr="09B4F881">
              <w:rPr>
                <w:rFonts w:ascii="Aptos" w:eastAsia="Aptos" w:hAnsi="Aptos" w:cs="Aptos"/>
              </w:rPr>
              <w:t xml:space="preserve">Was </w:t>
            </w:r>
            <w:r>
              <w:rPr>
                <w:rFonts w:ascii="Aptos" w:eastAsia="Aptos" w:hAnsi="Aptos" w:cs="Aptos"/>
              </w:rPr>
              <w:t xml:space="preserve">ist </w:t>
            </w:r>
            <w:r w:rsidRPr="09B4F881">
              <w:rPr>
                <w:rFonts w:ascii="Aptos" w:eastAsia="Aptos" w:hAnsi="Aptos" w:cs="Aptos"/>
              </w:rPr>
              <w:t>Innovation?</w:t>
            </w:r>
            <w:r w:rsidR="005C7177">
              <w:rPr>
                <w:rFonts w:ascii="Aptos" w:eastAsia="Aptos" w:hAnsi="Aptos" w:cs="Aptos"/>
              </w:rPr>
              <w:t xml:space="preserve"> </w:t>
            </w:r>
            <w:r w:rsidR="005C7177" w:rsidRPr="005C7177">
              <w:rPr>
                <w:rFonts w:cs="Aptos"/>
              </w:rPr>
              <w:t>(Unsere drei Projektarten)</w:t>
            </w:r>
          </w:p>
        </w:tc>
      </w:tr>
      <w:tr w:rsidR="00EB6CF6" w14:paraId="1A8A2ACB" w14:textId="77777777" w:rsidTr="00BC4EEB">
        <w:trPr>
          <w:trHeight w:val="300"/>
        </w:trPr>
        <w:tc>
          <w:tcPr>
            <w:tcW w:w="4530" w:type="dxa"/>
          </w:tcPr>
          <w:p w14:paraId="03BCDF87" w14:textId="77777777" w:rsidR="00EB6CF6" w:rsidRDefault="00EB6CF6" w:rsidP="00BC4EEB">
            <w:r>
              <w:t>Wer kann sich bewerben?</w:t>
            </w:r>
          </w:p>
        </w:tc>
        <w:tc>
          <w:tcPr>
            <w:tcW w:w="4530" w:type="dxa"/>
          </w:tcPr>
          <w:p w14:paraId="7FD7F2CA" w14:textId="77777777" w:rsidR="00EB6CF6" w:rsidRDefault="00EB6CF6" w:rsidP="00BC4EEB">
            <w:r>
              <w:t>Wer kann ein Projekt einreichen?</w:t>
            </w:r>
          </w:p>
        </w:tc>
      </w:tr>
      <w:tr w:rsidR="00EB6CF6" w14:paraId="2BE1B672" w14:textId="77777777" w:rsidTr="00BC4EEB">
        <w:trPr>
          <w:trHeight w:val="300"/>
        </w:trPr>
        <w:tc>
          <w:tcPr>
            <w:tcW w:w="4530" w:type="dxa"/>
          </w:tcPr>
          <w:p w14:paraId="41986784" w14:textId="77777777" w:rsidR="00EB6CF6" w:rsidRDefault="00EB6CF6" w:rsidP="00BC4EEB">
            <w:r>
              <w:t>Welches sind die Förderkriterien?</w:t>
            </w:r>
          </w:p>
        </w:tc>
        <w:tc>
          <w:tcPr>
            <w:tcW w:w="4530" w:type="dxa"/>
          </w:tcPr>
          <w:p w14:paraId="0EC80E85" w14:textId="77777777" w:rsidR="00EB6CF6" w:rsidRDefault="00EB6CF6" w:rsidP="00BC4EEB">
            <w:r>
              <w:t>Welche Projekte werden unterstützt? (Förderkriterien)</w:t>
            </w:r>
          </w:p>
        </w:tc>
      </w:tr>
      <w:tr w:rsidR="00EB6CF6" w14:paraId="4E1FC6EA" w14:textId="77777777" w:rsidTr="00BC4EEB">
        <w:trPr>
          <w:trHeight w:val="300"/>
        </w:trPr>
        <w:tc>
          <w:tcPr>
            <w:tcW w:w="4530" w:type="dxa"/>
          </w:tcPr>
          <w:p w14:paraId="0D20FAC0" w14:textId="77777777" w:rsidR="00EB6CF6" w:rsidRDefault="00EB6CF6" w:rsidP="00BC4EEB">
            <w:r>
              <w:t>Wie hoch sind die gesprochenen Unterstützungsbeiträge?</w:t>
            </w:r>
          </w:p>
        </w:tc>
        <w:tc>
          <w:tcPr>
            <w:tcW w:w="4530" w:type="dxa"/>
          </w:tcPr>
          <w:p w14:paraId="4540483B" w14:textId="77777777" w:rsidR="00EB6CF6" w:rsidRDefault="00EB6CF6" w:rsidP="00BC4EEB">
            <w:r w:rsidRPr="00314273">
              <w:t>In welchem Umfang unterstützen wir</w:t>
            </w:r>
            <w:r w:rsidRPr="09B4F881">
              <w:t>?</w:t>
            </w:r>
          </w:p>
        </w:tc>
      </w:tr>
      <w:tr w:rsidR="00B9318A" w14:paraId="587A7906" w14:textId="77777777" w:rsidTr="00657D0B">
        <w:trPr>
          <w:trHeight w:val="300"/>
        </w:trPr>
        <w:tc>
          <w:tcPr>
            <w:tcW w:w="4530" w:type="dxa"/>
          </w:tcPr>
          <w:p w14:paraId="4A5954DF" w14:textId="77777777" w:rsidR="00B9318A" w:rsidRDefault="00B9318A" w:rsidP="00657D0B">
            <w:commentRangeStart w:id="4"/>
            <w:r>
              <w:t>Wie lange dauert ein Projekt</w:t>
            </w:r>
          </w:p>
        </w:tc>
        <w:tc>
          <w:tcPr>
            <w:tcW w:w="4530" w:type="dxa"/>
          </w:tcPr>
          <w:p w14:paraId="6019CA80" w14:textId="77777777" w:rsidR="00B9318A" w:rsidRDefault="00B9318A" w:rsidP="00657D0B">
            <w:r w:rsidRPr="09B4F881">
              <w:t>Wie läuft ein Projekt ab?</w:t>
            </w:r>
            <w:commentRangeEnd w:id="4"/>
            <w:r>
              <w:rPr>
                <w:rStyle w:val="Kommentarzeichen"/>
                <w:sz w:val="22"/>
                <w:szCs w:val="22"/>
              </w:rPr>
              <w:commentReference w:id="4"/>
            </w:r>
          </w:p>
        </w:tc>
      </w:tr>
    </w:tbl>
    <w:p w14:paraId="2A9C8C2D" w14:textId="1C9FD5DE" w:rsidR="09B4F881" w:rsidRDefault="09B4F881"/>
    <w:tbl>
      <w:tblPr>
        <w:tblStyle w:val="Tabellenraster"/>
        <w:tblW w:w="0" w:type="auto"/>
        <w:tblLook w:val="04A0" w:firstRow="1" w:lastRow="0" w:firstColumn="1" w:lastColumn="0" w:noHBand="0" w:noVBand="1"/>
      </w:tblPr>
      <w:tblGrid>
        <w:gridCol w:w="4531"/>
        <w:gridCol w:w="4531"/>
      </w:tblGrid>
      <w:tr w:rsidR="00E91797" w14:paraId="3D22861D" w14:textId="77777777" w:rsidTr="00E91797">
        <w:tc>
          <w:tcPr>
            <w:tcW w:w="4531" w:type="dxa"/>
          </w:tcPr>
          <w:p w14:paraId="71FF54AE" w14:textId="77777777" w:rsidR="00E91797" w:rsidRDefault="00E91797" w:rsidP="00E91797">
            <w:pPr>
              <w:rPr>
                <w:rFonts w:ascii="Aptos" w:eastAsia="Aptos" w:hAnsi="Aptos" w:cs="Arial"/>
              </w:rPr>
            </w:pPr>
            <w:hyperlink r:id="rId19">
              <w:r w:rsidRPr="4375333E">
                <w:rPr>
                  <w:rStyle w:val="Hyperlink"/>
                  <w:rFonts w:ascii="Aptos" w:eastAsia="Aptos" w:hAnsi="Aptos" w:cs="Arial"/>
                  <w:b/>
                  <w:bCs/>
                  <w:u w:val="none"/>
                </w:rPr>
                <w:t>Was ist Innovation?</w:t>
              </w:r>
            </w:hyperlink>
          </w:p>
          <w:p w14:paraId="6B609C22" w14:textId="77777777" w:rsidR="00E91797" w:rsidRDefault="00E91797" w:rsidP="00E91797">
            <w:pPr>
              <w:rPr>
                <w:rFonts w:ascii="Aptos" w:eastAsia="Aptos" w:hAnsi="Aptos" w:cs="Arial"/>
              </w:rPr>
            </w:pPr>
            <w:r w:rsidRPr="4375333E">
              <w:rPr>
                <w:rFonts w:ascii="Aptos" w:eastAsia="Aptos" w:hAnsi="Aptos" w:cs="Arial"/>
              </w:rPr>
              <w:t>Innovation in Schulprojekten ist schwer zu definieren, da sie viele Formen annehmen kann. Sie umfasst sowohl neue Ansätze als auch die Weiterentwicklung bestehender Projekte. Ziel ist es, das Lernen und Lehren für Schüler:innen/Lernende sowie Lehrpersonen, zu verbessern und zeitgemäss zu gestalten.</w:t>
            </w:r>
          </w:p>
          <w:p w14:paraId="7452A72E" w14:textId="77777777" w:rsidR="00E91797" w:rsidRDefault="00E91797" w:rsidP="00E91797">
            <w:pPr>
              <w:rPr>
                <w:rFonts w:ascii="Aptos" w:eastAsia="Aptos" w:hAnsi="Aptos" w:cs="Arial"/>
              </w:rPr>
            </w:pPr>
            <w:r w:rsidRPr="4375333E">
              <w:rPr>
                <w:rFonts w:ascii="Aptos" w:eastAsia="Aptos" w:hAnsi="Aptos" w:cs="Arial"/>
              </w:rPr>
              <w:t xml:space="preserve">Erreichen lässt sich Innovation z. B. durch die Einführung neuer Lehrmethoden oder eines interdisziplinären Ansatzes, den Einsatz moderner Technologien oder die Anpassung des Unterrichts an individuelle Bedürfnisse. Auch die kreative Weiterentwicklung bereits vorhandener Projekte zählt als Innovation. Es </w:t>
            </w:r>
            <w:r w:rsidRPr="4375333E">
              <w:rPr>
                <w:rFonts w:ascii="Aptos" w:eastAsia="Aptos" w:hAnsi="Aptos" w:cs="Arial"/>
              </w:rPr>
              <w:lastRenderedPageBreak/>
              <w:t>geht darum, traditionelle Methoden zu hinterfragen und den Unterricht lernwirksamer zu gestalten.</w:t>
            </w:r>
          </w:p>
          <w:p w14:paraId="7D97EE01" w14:textId="77777777" w:rsidR="00E91797" w:rsidRDefault="00E91797" w:rsidP="00E91797"/>
        </w:tc>
        <w:tc>
          <w:tcPr>
            <w:tcW w:w="4531" w:type="dxa"/>
          </w:tcPr>
          <w:p w14:paraId="0DC061FA" w14:textId="77777777" w:rsidR="00E91797" w:rsidRDefault="00E91797" w:rsidP="00E91797">
            <w:pPr>
              <w:rPr>
                <w:rFonts w:ascii="Aptos" w:eastAsia="Aptos" w:hAnsi="Aptos" w:cs="Arial"/>
              </w:rPr>
            </w:pPr>
            <w:hyperlink r:id="rId20">
              <w:r w:rsidRPr="4375333E">
                <w:rPr>
                  <w:rStyle w:val="Hyperlink"/>
                  <w:rFonts w:ascii="Aptos" w:eastAsia="Aptos" w:hAnsi="Aptos" w:cs="Arial"/>
                  <w:b/>
                  <w:bCs/>
                  <w:u w:val="none"/>
                </w:rPr>
                <w:t>Was ist Innovation</w:t>
              </w:r>
              <w:r>
                <w:rPr>
                  <w:rStyle w:val="Hyperlink"/>
                  <w:rFonts w:ascii="Aptos" w:eastAsia="Aptos" w:hAnsi="Aptos" w:cs="Arial"/>
                  <w:b/>
                  <w:bCs/>
                  <w:u w:val="none"/>
                </w:rPr>
                <w:t>? (Unsere drei Projektarten)</w:t>
              </w:r>
            </w:hyperlink>
          </w:p>
          <w:p w14:paraId="287B71A3" w14:textId="77777777" w:rsidR="00E91797" w:rsidRDefault="00E91797" w:rsidP="00E91797">
            <w:pPr>
              <w:rPr>
                <w:rFonts w:ascii="Aptos" w:eastAsia="Aptos" w:hAnsi="Aptos" w:cs="Arial"/>
              </w:rPr>
            </w:pPr>
            <w:r w:rsidRPr="6BC9DB20">
              <w:rPr>
                <w:rFonts w:ascii="Aptos" w:eastAsia="Aptos" w:hAnsi="Aptos" w:cs="Arial"/>
              </w:rPr>
              <w:t>Innovation umfasst sowohl:</w:t>
            </w:r>
          </w:p>
          <w:p w14:paraId="22C34E70" w14:textId="77777777" w:rsidR="00E91797" w:rsidRDefault="00E91797" w:rsidP="00E91797">
            <w:pPr>
              <w:pStyle w:val="Listenabsatz"/>
              <w:numPr>
                <w:ilvl w:val="0"/>
                <w:numId w:val="21"/>
              </w:numPr>
              <w:rPr>
                <w:rFonts w:ascii="Aptos" w:eastAsia="Aptos" w:hAnsi="Aptos" w:cs="Arial"/>
              </w:rPr>
            </w:pPr>
            <w:r w:rsidRPr="46B5C028">
              <w:rPr>
                <w:rFonts w:ascii="Aptos" w:eastAsia="Aptos" w:hAnsi="Aptos" w:cs="Arial"/>
              </w:rPr>
              <w:t xml:space="preserve">das Erkunden neuer Ansätze, Methoden, Technologien etc. oder die Anpassung des Unterrichts an individuelle Bedürfnisse (sog. </w:t>
            </w:r>
            <w:r>
              <w:t>«</w:t>
            </w:r>
            <w:r w:rsidRPr="46B5C028">
              <w:rPr>
                <w:b/>
                <w:bCs/>
                <w:color w:val="A02B93" w:themeColor="accent5"/>
              </w:rPr>
              <w:t>D</w:t>
            </w:r>
            <w:r>
              <w:t>igital Explorer»-Projekte</w:t>
            </w:r>
            <w:r w:rsidRPr="46B5C028">
              <w:rPr>
                <w:rFonts w:ascii="Aptos" w:eastAsia="Aptos" w:hAnsi="Aptos" w:cs="Arial"/>
              </w:rPr>
              <w:t>) als auch</w:t>
            </w:r>
          </w:p>
          <w:p w14:paraId="39A4D875" w14:textId="77777777" w:rsidR="00E91797" w:rsidRDefault="00E91797" w:rsidP="00E91797">
            <w:pPr>
              <w:pStyle w:val="Listenabsatz"/>
              <w:numPr>
                <w:ilvl w:val="0"/>
                <w:numId w:val="21"/>
              </w:numPr>
              <w:rPr>
                <w:rFonts w:ascii="Aptos" w:eastAsia="Aptos" w:hAnsi="Aptos" w:cs="Arial"/>
              </w:rPr>
            </w:pPr>
            <w:r w:rsidRPr="46B5C028">
              <w:rPr>
                <w:rFonts w:ascii="Aptos" w:eastAsia="Aptos" w:hAnsi="Aptos" w:cs="Arial"/>
              </w:rPr>
              <w:t>die Weiterentwicklung bestehender Projekte/Innovation:</w:t>
            </w:r>
          </w:p>
          <w:p w14:paraId="0410DC12" w14:textId="77777777" w:rsidR="00E91797" w:rsidRDefault="00E91797" w:rsidP="00E91797">
            <w:pPr>
              <w:pStyle w:val="Listenabsatz"/>
              <w:numPr>
                <w:ilvl w:val="1"/>
                <w:numId w:val="21"/>
              </w:numPr>
              <w:rPr>
                <w:rFonts w:ascii="Aptos" w:eastAsia="Aptos" w:hAnsi="Aptos" w:cs="Arial"/>
              </w:rPr>
            </w:pPr>
            <w:r w:rsidRPr="6BC9DB20">
              <w:rPr>
                <w:rFonts w:ascii="Aptos" w:eastAsia="Aptos" w:hAnsi="Aptos" w:cs="Arial"/>
              </w:rPr>
              <w:t xml:space="preserve">durch nachhaltige Integration im Unterricht bzw. der Unterrichtsvorbereitung (sog. </w:t>
            </w:r>
            <w:r>
              <w:t>«</w:t>
            </w:r>
            <w:r w:rsidRPr="00FB3BB2">
              <w:rPr>
                <w:b/>
                <w:bCs/>
                <w:color w:val="A02B93" w:themeColor="accent5"/>
              </w:rPr>
              <w:t>L</w:t>
            </w:r>
            <w:r>
              <w:t>earning Incubator»-Projekte</w:t>
            </w:r>
            <w:r w:rsidRPr="6BC9DB20">
              <w:rPr>
                <w:rFonts w:ascii="Aptos" w:eastAsia="Aptos" w:hAnsi="Aptos" w:cs="Arial"/>
              </w:rPr>
              <w:t>) oder</w:t>
            </w:r>
          </w:p>
          <w:p w14:paraId="15D750AB" w14:textId="77777777" w:rsidR="00E91797" w:rsidRDefault="00E91797" w:rsidP="00E91797">
            <w:pPr>
              <w:pStyle w:val="Listenabsatz"/>
              <w:numPr>
                <w:ilvl w:val="1"/>
                <w:numId w:val="21"/>
              </w:numPr>
              <w:rPr>
                <w:rFonts w:ascii="Aptos" w:eastAsia="Aptos" w:hAnsi="Aptos" w:cs="Arial"/>
              </w:rPr>
            </w:pPr>
            <w:r w:rsidRPr="6BC9DB20">
              <w:rPr>
                <w:rFonts w:ascii="Aptos" w:eastAsia="Aptos" w:hAnsi="Aptos" w:cs="Arial"/>
              </w:rPr>
              <w:lastRenderedPageBreak/>
              <w:t xml:space="preserve">durch deren Verbreitung über das eigene Projektteam, das Fach, den Lehrgang und die Schule hinaus (sog. </w:t>
            </w:r>
            <w:r>
              <w:t>«</w:t>
            </w:r>
            <w:r w:rsidRPr="00FB3BB2">
              <w:rPr>
                <w:b/>
                <w:bCs/>
                <w:color w:val="A02B93" w:themeColor="accent5"/>
              </w:rPr>
              <w:t>H</w:t>
            </w:r>
            <w:r>
              <w:t>ub-Scaler»-Projekte</w:t>
            </w:r>
            <w:r w:rsidRPr="6BC9DB20">
              <w:rPr>
                <w:rFonts w:ascii="Aptos" w:eastAsia="Aptos" w:hAnsi="Aptos" w:cs="Arial"/>
              </w:rPr>
              <w:t>).</w:t>
            </w:r>
          </w:p>
          <w:p w14:paraId="4892A721" w14:textId="003E7775" w:rsidR="00E91797" w:rsidRDefault="00E91797" w:rsidP="00E91797">
            <w:r>
              <w:t>Entscheidend ist nicht die Grösse eines Projekts, sondern dass neue Erfahrungen entstehen und der Unterricht weiterentwickelt wird</w:t>
            </w:r>
            <w:r w:rsidRPr="005E1301">
              <w:rPr>
                <w:rFonts w:ascii="Aptos" w:eastAsia="Aptos" w:hAnsi="Aptos" w:cs="Arial"/>
              </w:rPr>
              <w:t>.</w:t>
            </w:r>
          </w:p>
        </w:tc>
      </w:tr>
      <w:tr w:rsidR="00E91797" w14:paraId="763B172D" w14:textId="77777777" w:rsidTr="00E91797">
        <w:tc>
          <w:tcPr>
            <w:tcW w:w="4531" w:type="dxa"/>
          </w:tcPr>
          <w:p w14:paraId="64EBB011" w14:textId="77777777" w:rsidR="00E91797" w:rsidRDefault="00E91797" w:rsidP="00E91797">
            <w:pPr>
              <w:rPr>
                <w:rFonts w:ascii="Aptos" w:eastAsia="Aptos" w:hAnsi="Aptos" w:cs="Arial"/>
              </w:rPr>
            </w:pPr>
            <w:hyperlink r:id="rId21">
              <w:r w:rsidRPr="09B4F881">
                <w:rPr>
                  <w:rStyle w:val="Hyperlink"/>
                  <w:rFonts w:ascii="Aptos" w:eastAsia="Aptos" w:hAnsi="Aptos" w:cs="Arial"/>
                  <w:b/>
                  <w:bCs/>
                  <w:u w:val="none"/>
                </w:rPr>
                <w:t>Wer kann sich bewerben?</w:t>
              </w:r>
            </w:hyperlink>
          </w:p>
          <w:p w14:paraId="707FDA4D" w14:textId="40CE77CF" w:rsidR="00E91797" w:rsidRDefault="00E91797" w:rsidP="00E91797">
            <w:r w:rsidRPr="09B4F881">
              <w:rPr>
                <w:rFonts w:ascii="Aptos" w:eastAsia="Aptos" w:hAnsi="Aptos" w:cs="Arial"/>
              </w:rPr>
              <w:t>Der DLH-Innovationsfonds unterstützt Lehrpersonenteams (mindestens 2 Personen), die an öffentlichen Schulen auf Stufe Sek II des Kantons Zürich angestellt sind. Dies sind alle kantonalen Schulen der Zürcher Sek II und die privat geführten Schulen der Berufsbildung mit kantonalem Leistungsauftrag. Die Lehrpersonen müssen weder an derselben Schule angestellt sein noch dasselbe Fach unterrichten. Ganz im Gegenteil: fach- und schulübergreifende Projekte werden begrüsst. Die Rollen- und Aufgabengestaltung innerhalb der Teams ist Sache der Lehrpersonen.</w:t>
            </w:r>
          </w:p>
        </w:tc>
        <w:tc>
          <w:tcPr>
            <w:tcW w:w="4531" w:type="dxa"/>
          </w:tcPr>
          <w:p w14:paraId="568E1A07" w14:textId="77777777" w:rsidR="00E91797" w:rsidRDefault="00E91797" w:rsidP="00E91797">
            <w:pPr>
              <w:rPr>
                <w:rFonts w:ascii="Aptos" w:eastAsia="Aptos" w:hAnsi="Aptos" w:cs="Arial"/>
              </w:rPr>
            </w:pPr>
            <w:hyperlink r:id="rId22">
              <w:r w:rsidRPr="09B4F881">
                <w:rPr>
                  <w:rStyle w:val="Hyperlink"/>
                  <w:rFonts w:ascii="Aptos" w:eastAsia="Aptos" w:hAnsi="Aptos" w:cs="Arial"/>
                  <w:b/>
                  <w:bCs/>
                  <w:u w:val="none"/>
                </w:rPr>
                <w:t xml:space="preserve">Wer kann </w:t>
              </w:r>
              <w:r>
                <w:rPr>
                  <w:rStyle w:val="Hyperlink"/>
                  <w:rFonts w:ascii="Aptos" w:eastAsia="Aptos" w:hAnsi="Aptos" w:cs="Arial"/>
                  <w:b/>
                  <w:bCs/>
                  <w:u w:val="none"/>
                </w:rPr>
                <w:t>ein Projekt einreichen</w:t>
              </w:r>
              <w:r w:rsidRPr="09B4F881">
                <w:rPr>
                  <w:rStyle w:val="Hyperlink"/>
                  <w:rFonts w:ascii="Aptos" w:eastAsia="Aptos" w:hAnsi="Aptos" w:cs="Arial"/>
                  <w:b/>
                  <w:bCs/>
                  <w:u w:val="none"/>
                </w:rPr>
                <w:t>?</w:t>
              </w:r>
            </w:hyperlink>
          </w:p>
          <w:p w14:paraId="73E6BF05" w14:textId="24896725" w:rsidR="00E91797" w:rsidRDefault="00E91797" w:rsidP="00E91797">
            <w:r w:rsidRPr="6BC9DB20">
              <w:rPr>
                <w:rFonts w:ascii="Aptos" w:eastAsia="Aptos" w:hAnsi="Aptos" w:cs="Arial"/>
              </w:rPr>
              <w:t>Der DLH-Innovationsfonds unterstützt Lehrpersonenteams aus mindestens 2 Personen, die an öffentlichen Schulen auf Stufe Sek II des Kantons Zürich angestellt sind. Dies sind alle kantonalen Schulen der Zürcher Sek II und die privat geführten Schulen der Berufsbildung mit kantonalem Leistungsauftrag.  Sehr gerne dürfen die Teams sich auch schul- und fachübergreifend zusammensetzen .</w:t>
            </w:r>
          </w:p>
        </w:tc>
      </w:tr>
      <w:tr w:rsidR="00E91797" w14:paraId="56FF9C6C" w14:textId="77777777" w:rsidTr="00E91797">
        <w:tc>
          <w:tcPr>
            <w:tcW w:w="4531" w:type="dxa"/>
          </w:tcPr>
          <w:p w14:paraId="4BD70ECC" w14:textId="77777777" w:rsidR="00E91797" w:rsidRDefault="00E91797" w:rsidP="00E91797">
            <w:pPr>
              <w:rPr>
                <w:rFonts w:ascii="Aptos" w:eastAsia="Aptos" w:hAnsi="Aptos" w:cs="Arial"/>
              </w:rPr>
            </w:pPr>
            <w:hyperlink r:id="rId23">
              <w:r w:rsidRPr="09B4F881">
                <w:rPr>
                  <w:rStyle w:val="Hyperlink"/>
                  <w:rFonts w:ascii="Aptos" w:eastAsia="Aptos" w:hAnsi="Aptos" w:cs="Arial"/>
                  <w:b/>
                  <w:bCs/>
                  <w:u w:val="none"/>
                </w:rPr>
                <w:t>Welches sind die Förderkriterien?</w:t>
              </w:r>
            </w:hyperlink>
          </w:p>
          <w:p w14:paraId="145F96B5" w14:textId="77777777" w:rsidR="00E91797" w:rsidRDefault="00E91797" w:rsidP="00E91797">
            <w:pPr>
              <w:rPr>
                <w:rFonts w:ascii="Aptos" w:eastAsia="Aptos" w:hAnsi="Aptos" w:cs="Arial"/>
              </w:rPr>
            </w:pPr>
            <w:r w:rsidRPr="09B4F881">
              <w:rPr>
                <w:rFonts w:ascii="Aptos" w:eastAsia="Aptos" w:hAnsi="Aptos" w:cs="Arial"/>
              </w:rPr>
              <w:t>Projekteingaben werden nach den folgenden Kriterien bewertet:</w:t>
            </w:r>
          </w:p>
          <w:p w14:paraId="53F51CFF" w14:textId="0297FBBE" w:rsidR="00E91797" w:rsidRDefault="00E91797" w:rsidP="00E91797">
            <w:r>
              <w:t>.......</w:t>
            </w:r>
            <w:r>
              <w:br/>
              <w:t>[Kriterientabelle]</w:t>
            </w:r>
          </w:p>
        </w:tc>
        <w:tc>
          <w:tcPr>
            <w:tcW w:w="4531" w:type="dxa"/>
          </w:tcPr>
          <w:p w14:paraId="09F8E57C" w14:textId="77777777" w:rsidR="00E91797" w:rsidRPr="00506D2D" w:rsidRDefault="00E91797" w:rsidP="00E91797">
            <w:pPr>
              <w:rPr>
                <w:b/>
                <w:bCs/>
              </w:rPr>
            </w:pPr>
            <w:r w:rsidRPr="46B5C028">
              <w:rPr>
                <w:b/>
                <w:bCs/>
              </w:rPr>
              <w:t>Welche Projekte werden unterstützt? (Förderkriterien)</w:t>
            </w:r>
          </w:p>
          <w:p w14:paraId="2C887E8C" w14:textId="77777777" w:rsidR="00E91797" w:rsidRDefault="00E91797" w:rsidP="00E91797">
            <w:r>
              <w:t>Projekte sollten einen konkreten didaktischen Mehrwert für die Lernenden/Schüler:innen bieten und im Unterricht erprobt werden.</w:t>
            </w:r>
          </w:p>
          <w:p w14:paraId="0B6B89AF" w14:textId="77777777" w:rsidR="00E91797" w:rsidRDefault="00E91797" w:rsidP="00E91797"/>
          <w:p w14:paraId="378DB815" w14:textId="77777777" w:rsidR="00E91797" w:rsidRDefault="00E91797" w:rsidP="00E91797">
            <w:r>
              <w:t>Unsere Jury bewertet die Anträge nach den folgenden Kriterien:</w:t>
            </w:r>
          </w:p>
          <w:p w14:paraId="52DBD3FC" w14:textId="77777777" w:rsidR="00E91797" w:rsidRDefault="00E91797" w:rsidP="00E91797"/>
          <w:p w14:paraId="56603E51" w14:textId="77777777" w:rsidR="00E91797" w:rsidRDefault="00E91797" w:rsidP="00E91797">
            <w:r w:rsidRPr="00E91797">
              <w:rPr>
                <w:highlight w:val="yellow"/>
              </w:rPr>
              <w:t>[KRITERIENTABELLE MIT DREI PROJEKTARTEN]</w:t>
            </w:r>
          </w:p>
          <w:p w14:paraId="4543861D" w14:textId="77777777" w:rsidR="00E91797" w:rsidRDefault="00E91797" w:rsidP="00E91797"/>
          <w:p w14:paraId="4A7CD476" w14:textId="77777777" w:rsidR="00E91797" w:rsidRDefault="00E91797" w:rsidP="00E91797">
            <w:r>
              <w:t xml:space="preserve">Je nach gewähltem Projektarten werden die Kriterien etwas anders gewichten </w:t>
            </w:r>
            <w:commentRangeStart w:id="5"/>
            <w:r>
              <w:t>(vgl. Spalten 2 bis 4 oben):</w:t>
            </w:r>
            <w:commentRangeEnd w:id="5"/>
            <w:r w:rsidR="00F50255">
              <w:rPr>
                <w:rStyle w:val="Kommentarzeichen"/>
                <w:sz w:val="22"/>
                <w:szCs w:val="22"/>
              </w:rPr>
              <w:commentReference w:id="5"/>
            </w:r>
          </w:p>
          <w:p w14:paraId="31EF891C" w14:textId="77777777" w:rsidR="00E91797" w:rsidRPr="00FB3BB2" w:rsidRDefault="00E91797" w:rsidP="00E91797">
            <w:pPr>
              <w:pStyle w:val="Listenabsatz"/>
              <w:numPr>
                <w:ilvl w:val="0"/>
                <w:numId w:val="21"/>
              </w:numPr>
            </w:pPr>
            <w:r>
              <w:t>«</w:t>
            </w:r>
            <w:r w:rsidRPr="46B5C028">
              <w:rPr>
                <w:b/>
                <w:bCs/>
                <w:color w:val="A02B93" w:themeColor="accent5"/>
              </w:rPr>
              <w:t>D</w:t>
            </w:r>
            <w:r>
              <w:t>igital Explorer»-Projekte fokussieren auf das unkomplizierte Ausprobieren von innovativen Ideen.</w:t>
            </w:r>
          </w:p>
          <w:p w14:paraId="4D6BD3A2" w14:textId="77777777" w:rsidR="00E91797" w:rsidRPr="00FB3BB2" w:rsidRDefault="00E91797" w:rsidP="00E91797">
            <w:pPr>
              <w:pStyle w:val="Listenabsatz"/>
              <w:numPr>
                <w:ilvl w:val="0"/>
                <w:numId w:val="21"/>
              </w:numPr>
            </w:pPr>
            <w:r>
              <w:t>«</w:t>
            </w:r>
            <w:r w:rsidRPr="00FB3BB2">
              <w:rPr>
                <w:b/>
                <w:bCs/>
                <w:color w:val="A02B93" w:themeColor="accent5"/>
              </w:rPr>
              <w:t>L</w:t>
            </w:r>
            <w:r>
              <w:t>earning Incubator»-Projekte konzentrieren sich auf die Optimierung des Lern-/Lehrerfolgs einer bestehenden/getesteten Innovation.</w:t>
            </w:r>
          </w:p>
          <w:p w14:paraId="7D664204" w14:textId="3CA2CD3C" w:rsidR="00E91797" w:rsidRDefault="00E91797" w:rsidP="00E91797">
            <w:r>
              <w:t>«</w:t>
            </w:r>
            <w:r w:rsidRPr="00FB3BB2">
              <w:rPr>
                <w:b/>
                <w:bCs/>
                <w:color w:val="A02B93" w:themeColor="accent5"/>
              </w:rPr>
              <w:t>H</w:t>
            </w:r>
            <w:r>
              <w:t>ub-Scaler»-Projekte bringen optimierte Projekte in die breite und langfristige Anwendung.</w:t>
            </w:r>
          </w:p>
        </w:tc>
      </w:tr>
      <w:tr w:rsidR="00E91797" w14:paraId="49DF059B" w14:textId="77777777" w:rsidTr="00E91797">
        <w:tc>
          <w:tcPr>
            <w:tcW w:w="4531" w:type="dxa"/>
          </w:tcPr>
          <w:p w14:paraId="2720B693" w14:textId="77777777" w:rsidR="00E91797" w:rsidRDefault="00E91797" w:rsidP="00E91797"/>
        </w:tc>
        <w:tc>
          <w:tcPr>
            <w:tcW w:w="4531" w:type="dxa"/>
          </w:tcPr>
          <w:p w14:paraId="7387AC79" w14:textId="77777777" w:rsidR="00E91797" w:rsidRDefault="00E91797" w:rsidP="00E91797">
            <w:pPr>
              <w:rPr>
                <w:b/>
                <w:bCs/>
              </w:rPr>
            </w:pPr>
            <w:r>
              <w:rPr>
                <w:b/>
                <w:bCs/>
              </w:rPr>
              <w:t>In welchem Umfang</w:t>
            </w:r>
            <w:r w:rsidRPr="6BC9DB20">
              <w:rPr>
                <w:b/>
                <w:bCs/>
              </w:rPr>
              <w:t xml:space="preserve"> unterstützen wir?</w:t>
            </w:r>
          </w:p>
          <w:p w14:paraId="36F08D74" w14:textId="77777777" w:rsidR="00E91797" w:rsidRDefault="00E91797" w:rsidP="00E91797">
            <w:pPr>
              <w:rPr>
                <w:rFonts w:ascii="Aptos" w:eastAsia="Aptos" w:hAnsi="Aptos" w:cs="Arial"/>
              </w:rPr>
            </w:pPr>
            <w:r w:rsidRPr="46B5C028">
              <w:rPr>
                <w:rFonts w:ascii="Aptos" w:eastAsia="Aptos" w:hAnsi="Aptos" w:cs="Arial"/>
              </w:rPr>
              <w:lastRenderedPageBreak/>
              <w:t xml:space="preserve">Der Innovationsfonds unterstützt Projekte im Rahmen von 160-800 Arbeitsstunden. Für Explorer-Projekte sind es </w:t>
            </w:r>
            <w:commentRangeStart w:id="6"/>
            <w:r w:rsidRPr="46B5C028">
              <w:rPr>
                <w:rFonts w:ascii="Aptos" w:eastAsia="Aptos" w:hAnsi="Aptos" w:cs="Arial"/>
              </w:rPr>
              <w:t xml:space="preserve">fix </w:t>
            </w:r>
            <w:commentRangeEnd w:id="6"/>
            <w:r w:rsidR="00E02FED" w:rsidRPr="46B5C028">
              <w:rPr>
                <w:rStyle w:val="Kommentarzeichen"/>
                <w:rFonts w:ascii="Aptos" w:eastAsia="Aptos" w:hAnsi="Aptos" w:cs="Arial"/>
                <w:sz w:val="22"/>
                <w:szCs w:val="22"/>
              </w:rPr>
              <w:commentReference w:id="6"/>
            </w:r>
            <w:r w:rsidRPr="46B5C028">
              <w:rPr>
                <w:rFonts w:ascii="Aptos" w:eastAsia="Aptos" w:hAnsi="Aptos" w:cs="Arial"/>
              </w:rPr>
              <w:t xml:space="preserve">160 Stunden, für </w:t>
            </w:r>
            <w:r>
              <w:t>«</w:t>
            </w:r>
            <w:r w:rsidRPr="46B5C028">
              <w:rPr>
                <w:b/>
                <w:bCs/>
                <w:color w:val="A02B93" w:themeColor="accent5"/>
              </w:rPr>
              <w:t>H</w:t>
            </w:r>
            <w:r>
              <w:t xml:space="preserve">ub-Scaler»-Projekte 160-400 Stunden </w:t>
            </w:r>
            <w:commentRangeStart w:id="7"/>
            <w:r>
              <w:t xml:space="preserve">(s. </w:t>
            </w:r>
            <w:commentRangeStart w:id="8"/>
            <w:r w:rsidRPr="46B5C028">
              <w:rPr>
                <w:u w:val="single"/>
              </w:rPr>
              <w:t>Welche Projekte werden unterstützt? (Förderkriterien)</w:t>
            </w:r>
            <w:commentRangeEnd w:id="8"/>
            <w:r>
              <w:rPr>
                <w:rStyle w:val="Kommentarzeichen"/>
                <w:sz w:val="22"/>
                <w:szCs w:val="22"/>
              </w:rPr>
              <w:commentReference w:id="8"/>
            </w:r>
            <w:r>
              <w:t>)</w:t>
            </w:r>
            <w:commentRangeEnd w:id="7"/>
            <w:r w:rsidR="00E02FED" w:rsidRPr="46B5C028">
              <w:rPr>
                <w:rStyle w:val="Kommentarzeichen"/>
                <w:rFonts w:ascii="Aptos" w:eastAsia="Aptos" w:hAnsi="Aptos" w:cs="Arial"/>
                <w:sz w:val="22"/>
                <w:szCs w:val="22"/>
              </w:rPr>
              <w:commentReference w:id="7"/>
            </w:r>
            <w:r w:rsidRPr="46B5C028">
              <w:rPr>
                <w:rFonts w:ascii="Aptos" w:eastAsia="Aptos" w:hAnsi="Aptos" w:cs="Arial"/>
              </w:rPr>
              <w:t>.</w:t>
            </w:r>
          </w:p>
          <w:p w14:paraId="456F5968" w14:textId="77777777" w:rsidR="00E91797" w:rsidRDefault="00E91797" w:rsidP="00E91797">
            <w:pPr>
              <w:rPr>
                <w:rFonts w:ascii="Aptos" w:eastAsia="Aptos" w:hAnsi="Aptos" w:cs="Arial"/>
              </w:rPr>
            </w:pPr>
            <w:commentRangeStart w:id="9"/>
            <w:commentRangeStart w:id="10"/>
            <w:ins w:id="11" w:author="DLH Innovationsfonds" w:date="2026-06-02T16:11:00Z" w16du:dateUtc="2026-06-02T14:11:00Z">
              <w:r w:rsidRPr="6BC9DB20">
                <w:rPr>
                  <w:rFonts w:ascii="Aptos" w:eastAsia="Aptos" w:hAnsi="Aptos" w:cs="Arial"/>
                </w:rPr>
                <w:t xml:space="preserve">Für kleinere Projekte empfehlen wir einen Antrag direkt an die Schulleitung. </w:t>
              </w:r>
            </w:ins>
            <w:commentRangeEnd w:id="10"/>
            <w:r w:rsidRPr="6BC9DB20">
              <w:rPr>
                <w:rStyle w:val="Kommentarzeichen"/>
                <w:rFonts w:ascii="Aptos" w:eastAsia="Aptos" w:hAnsi="Aptos" w:cs="Arial"/>
                <w:sz w:val="22"/>
                <w:szCs w:val="22"/>
              </w:rPr>
              <w:commentReference w:id="10"/>
            </w:r>
            <w:commentRangeEnd w:id="9"/>
            <w:r w:rsidR="00E02FED" w:rsidRPr="6BC9DB20">
              <w:rPr>
                <w:rStyle w:val="Kommentarzeichen"/>
                <w:rFonts w:ascii="Aptos" w:eastAsia="Aptos" w:hAnsi="Aptos" w:cs="Arial"/>
                <w:sz w:val="22"/>
                <w:szCs w:val="22"/>
              </w:rPr>
              <w:commentReference w:id="9"/>
            </w:r>
            <w:r w:rsidRPr="6BC9DB20">
              <w:rPr>
                <w:rFonts w:ascii="Aptos" w:eastAsia="Aptos" w:hAnsi="Aptos" w:cs="Arial"/>
              </w:rPr>
              <w:t xml:space="preserve">Grössere Projekte, die den Rahmen von 800 Arbeitsstunden überschreiten, werden als Schulentwicklungsprojekte </w:t>
            </w:r>
            <w:r>
              <w:rPr>
                <w:rFonts w:ascii="Aptos" w:eastAsia="Aptos" w:hAnsi="Aptos" w:cs="Arial"/>
              </w:rPr>
              <w:t>betrachtet</w:t>
            </w:r>
            <w:r w:rsidRPr="6BC9DB20">
              <w:rPr>
                <w:rFonts w:ascii="Aptos" w:eastAsia="Aptos" w:hAnsi="Aptos" w:cs="Arial"/>
              </w:rPr>
              <w:t>. Hier ist das MBA federführend.</w:t>
            </w:r>
          </w:p>
          <w:p w14:paraId="2D08E8FD" w14:textId="5BC5C272" w:rsidR="00E91797" w:rsidRDefault="00E91797" w:rsidP="00E91797">
            <w:commentRangeStart w:id="12"/>
            <w:r>
              <w:t>Zusätzliche Kosten bis maximal CHF 5000, zum Beispiel für Lizenzen, externe Fachberatung oder technische Infrastruktur, können im Projektantrag begründet werden</w:t>
            </w:r>
            <w:r w:rsidRPr="6BC9DB20">
              <w:rPr>
                <w:rFonts w:ascii="Aptos" w:eastAsia="Aptos" w:hAnsi="Aptos" w:cs="Arial"/>
              </w:rPr>
              <w:t xml:space="preserve">. </w:t>
            </w:r>
            <w:commentRangeEnd w:id="12"/>
            <w:r w:rsidR="005A30F5" w:rsidRPr="6BC9DB20">
              <w:rPr>
                <w:rStyle w:val="Kommentarzeichen"/>
                <w:rFonts w:ascii="Aptos" w:eastAsia="Aptos" w:hAnsi="Aptos" w:cs="Arial"/>
                <w:sz w:val="22"/>
                <w:szCs w:val="22"/>
              </w:rPr>
              <w:commentReference w:id="12"/>
            </w:r>
            <w:r w:rsidRPr="6BC9DB20">
              <w:rPr>
                <w:rFonts w:ascii="Aptos" w:eastAsia="Aptos" w:hAnsi="Aptos" w:cs="Arial"/>
              </w:rPr>
              <w:t>Ein nachträglicher Anspruch auf Finanzierung kann nicht geltend gemacht werden.</w:t>
            </w:r>
          </w:p>
        </w:tc>
      </w:tr>
      <w:tr w:rsidR="00E91797" w14:paraId="2E8FC8AE" w14:textId="77777777" w:rsidTr="00E91797">
        <w:tc>
          <w:tcPr>
            <w:tcW w:w="4531" w:type="dxa"/>
          </w:tcPr>
          <w:p w14:paraId="554CDDC0" w14:textId="77777777" w:rsidR="00E91797" w:rsidRDefault="00E91797" w:rsidP="00E91797">
            <w:pPr>
              <w:rPr>
                <w:rFonts w:ascii="Aptos" w:eastAsia="Aptos" w:hAnsi="Aptos" w:cs="Arial"/>
              </w:rPr>
            </w:pPr>
            <w:hyperlink r:id="rId24">
              <w:r w:rsidRPr="09B4F881">
                <w:rPr>
                  <w:rStyle w:val="Hyperlink"/>
                  <w:rFonts w:ascii="Aptos" w:eastAsia="Aptos" w:hAnsi="Aptos" w:cs="Arial"/>
                  <w:b/>
                  <w:bCs/>
                  <w:u w:val="none"/>
                </w:rPr>
                <w:t>Wie lange dauert ein Projekt?</w:t>
              </w:r>
            </w:hyperlink>
          </w:p>
          <w:p w14:paraId="00E3E7D8" w14:textId="77777777" w:rsidR="00E91797" w:rsidRDefault="00E91797" w:rsidP="00E91797">
            <w:pPr>
              <w:rPr>
                <w:rFonts w:ascii="Aptos" w:eastAsia="Aptos" w:hAnsi="Aptos" w:cs="Arial"/>
              </w:rPr>
            </w:pPr>
            <w:r w:rsidRPr="09B4F881">
              <w:rPr>
                <w:rFonts w:ascii="Aptos" w:eastAsia="Aptos" w:hAnsi="Aptos" w:cs="Arial"/>
              </w:rPr>
              <w:t>Ein Projekt dauert in der Regel maximal drei Jahre, wobei drei Phasen durchlaufen werden: 1) Planung und Ausarbeitung 2) Einsatz im Unterricht 3) Evaluation. Das Projekt gilt als abgeschlossen, wenn das Projekt mindestens einmal von der Lehrperson mit einer Klasse durchgeführt wurde und die Evaluation erfolgt ist.</w:t>
            </w:r>
          </w:p>
          <w:p w14:paraId="5F542BEA" w14:textId="4241FBD2" w:rsidR="00E91797" w:rsidRDefault="00E91797" w:rsidP="00E91797">
            <w:r w:rsidRPr="09B4F881">
              <w:rPr>
                <w:rFonts w:ascii="Aptos" w:eastAsia="Aptos" w:hAnsi="Aptos" w:cs="Arial"/>
              </w:rPr>
              <w:t>Die Evaluation soll zeigen, inwieweit mit dem entwickelten Unterrichtsprojekt die beabsichtigten pädagogischen Ziele in dieser Erstumsetzung bereits erreicht werden konnten und welche «Learnings» daraus gezogen werden können (Was hat in der Umsetzung geklappt, was gar nicht? Wo liegt Entwicklungspotential, wo nicht?) Diese Dokumentation publiziert der DLH und macht die Erkenntnisse somit einem breiten Lehrpersonenkreis zugänglich.</w:t>
            </w:r>
          </w:p>
        </w:tc>
        <w:tc>
          <w:tcPr>
            <w:tcW w:w="4531" w:type="dxa"/>
          </w:tcPr>
          <w:p w14:paraId="30C2DF41" w14:textId="77777777" w:rsidR="00E91797" w:rsidRDefault="00E91797" w:rsidP="00E91797">
            <w:r w:rsidRPr="09B4F881">
              <w:rPr>
                <w:b/>
                <w:bCs/>
              </w:rPr>
              <w:t>Wie läuft ein Projekt ab?</w:t>
            </w:r>
            <w:r>
              <w:br/>
              <w:t>Ein Projekt dauert in der Regel maximal drei Jahre und durchläuft folgende Phasen:</w:t>
            </w:r>
          </w:p>
          <w:p w14:paraId="3EFB8207" w14:textId="77777777" w:rsidR="00E91797" w:rsidRPr="00196A3B" w:rsidRDefault="00E91797" w:rsidP="00E91797">
            <w:pPr>
              <w:pStyle w:val="Listenabsatz"/>
              <w:numPr>
                <w:ilvl w:val="0"/>
                <w:numId w:val="22"/>
              </w:numPr>
            </w:pPr>
            <w:r w:rsidRPr="00196A3B">
              <w:t xml:space="preserve">Idee entwickeln und planen </w:t>
            </w:r>
          </w:p>
          <w:p w14:paraId="51B80FF9" w14:textId="77777777" w:rsidR="00E91797" w:rsidRPr="00196A3B" w:rsidRDefault="00E91797" w:rsidP="00E91797">
            <w:pPr>
              <w:pStyle w:val="Listenabsatz"/>
              <w:numPr>
                <w:ilvl w:val="0"/>
                <w:numId w:val="22"/>
              </w:numPr>
            </w:pPr>
            <w:r w:rsidRPr="00196A3B">
              <w:t xml:space="preserve">Im Unterricht ausprobieren </w:t>
            </w:r>
          </w:p>
          <w:p w14:paraId="1D499D99" w14:textId="77777777" w:rsidR="00E91797" w:rsidRDefault="00E91797" w:rsidP="00E91797">
            <w:pPr>
              <w:pStyle w:val="Listenabsatz"/>
              <w:numPr>
                <w:ilvl w:val="0"/>
                <w:numId w:val="22"/>
              </w:numPr>
            </w:pPr>
            <w:r w:rsidRPr="00196A3B">
              <w:t>Erfahrungen</w:t>
            </w:r>
            <w:r>
              <w:t xml:space="preserve"> auswerten </w:t>
            </w:r>
          </w:p>
          <w:p w14:paraId="2C2FBDC4" w14:textId="77777777" w:rsidR="00E91797" w:rsidRDefault="00E91797" w:rsidP="00E91797">
            <w:r>
              <w:t>Das Projekt gilt als abgeschlossen, wenn es mindestens einmal mit einer Klasse durchgeführt und ausgewertet wurde.</w:t>
            </w:r>
          </w:p>
          <w:p w14:paraId="3E8FD11C" w14:textId="77777777" w:rsidR="00E91797" w:rsidRDefault="00E91797" w:rsidP="00E91797">
            <w:r>
              <w:t>Die Evaluation soll aufzeigen:</w:t>
            </w:r>
          </w:p>
          <w:p w14:paraId="2E55EEE6" w14:textId="77777777" w:rsidR="00E91797" w:rsidRDefault="00E91797" w:rsidP="00E91797">
            <w:pPr>
              <w:pStyle w:val="Listenabsatz"/>
              <w:numPr>
                <w:ilvl w:val="0"/>
                <w:numId w:val="19"/>
              </w:numPr>
            </w:pPr>
            <w:r>
              <w:t>was im Unterricht gut funktioniert hat</w:t>
            </w:r>
          </w:p>
          <w:p w14:paraId="31BAAB39" w14:textId="77777777" w:rsidR="00E91797" w:rsidRDefault="00E91797" w:rsidP="00E91797">
            <w:pPr>
              <w:pStyle w:val="Listenabsatz"/>
              <w:numPr>
                <w:ilvl w:val="0"/>
                <w:numId w:val="18"/>
              </w:numPr>
            </w:pPr>
            <w:r>
              <w:t>welche Erkenntnisse entstanden sind</w:t>
            </w:r>
          </w:p>
          <w:p w14:paraId="61476FFD" w14:textId="77777777" w:rsidR="00E91797" w:rsidRDefault="00E91797" w:rsidP="00E91797">
            <w:pPr>
              <w:pStyle w:val="Listenabsatz"/>
              <w:numPr>
                <w:ilvl w:val="0"/>
                <w:numId w:val="17"/>
              </w:numPr>
            </w:pPr>
            <w:r>
              <w:t xml:space="preserve">wo weiteres Entwicklungspotenzial besteht </w:t>
            </w:r>
          </w:p>
          <w:p w14:paraId="3B25A74B" w14:textId="0CA0254A" w:rsidR="00E91797" w:rsidRDefault="00E91797" w:rsidP="00E91797">
            <w:pPr>
              <w:rPr>
                <w:b/>
                <w:bCs/>
              </w:rPr>
            </w:pPr>
            <w:r w:rsidRPr="6BC9DB20">
              <w:rPr>
                <w:rFonts w:ascii="Aptos" w:eastAsia="Aptos" w:hAnsi="Aptos" w:cs="Aptos"/>
              </w:rPr>
              <w:t xml:space="preserve">Das Projekt gilt als </w:t>
            </w:r>
            <w:commentRangeStart w:id="13"/>
            <w:r w:rsidRPr="6BC9DB20">
              <w:rPr>
                <w:rFonts w:ascii="Aptos" w:eastAsia="Aptos" w:hAnsi="Aptos" w:cs="Aptos"/>
              </w:rPr>
              <w:t>abgeschlossen</w:t>
            </w:r>
            <w:commentRangeEnd w:id="13"/>
            <w:r w:rsidR="00D4768C" w:rsidRPr="6BC9DB20">
              <w:rPr>
                <w:rStyle w:val="Kommentarzeichen"/>
                <w:rFonts w:ascii="Aptos" w:eastAsia="Aptos" w:hAnsi="Aptos" w:cs="Aptos"/>
                <w:sz w:val="22"/>
                <w:szCs w:val="22"/>
              </w:rPr>
              <w:commentReference w:id="13"/>
            </w:r>
            <w:r w:rsidRPr="6BC9DB20">
              <w:rPr>
                <w:rFonts w:ascii="Aptos" w:eastAsia="Aptos" w:hAnsi="Aptos" w:cs="Aptos"/>
              </w:rPr>
              <w:t xml:space="preserve">, wenn die Projektresultate, Erfahrungen und Learnings aus dem Projekt sowie allfällige Produkte p auf der DLH-Webseite </w:t>
            </w:r>
            <w:r w:rsidRPr="6BC9DB20">
              <w:rPr>
                <w:rFonts w:ascii="Aptos" w:eastAsia="Aptos" w:hAnsi="Aptos" w:cs="Aptos"/>
                <w:highlight w:val="yellow"/>
              </w:rPr>
              <w:t>(--&gt;LINK zu Projektübersicht)</w:t>
            </w:r>
            <w:r w:rsidRPr="6BC9DB20">
              <w:rPr>
                <w:rFonts w:ascii="Aptos" w:eastAsia="Aptos" w:hAnsi="Aptos" w:cs="Aptos"/>
              </w:rPr>
              <w:t xml:space="preserve"> allen Lehrpersonen zur Verfügung gestellt sind.</w:t>
            </w:r>
          </w:p>
        </w:tc>
      </w:tr>
    </w:tbl>
    <w:p w14:paraId="5DCAE244" w14:textId="77777777" w:rsidR="00E91797" w:rsidRDefault="00E91797"/>
    <w:p w14:paraId="343CCF2E" w14:textId="04BC0D10" w:rsidR="00134CA9" w:rsidRDefault="00E91797" w:rsidP="09B4F881">
      <w:r>
        <w:rPr>
          <w:noProof/>
        </w:rPr>
        <w:lastRenderedPageBreak/>
        <mc:AlternateContent>
          <mc:Choice Requires="wpi">
            <w:drawing>
              <wp:anchor distT="0" distB="0" distL="114300" distR="114300" simplePos="0" relativeHeight="251680768" behindDoc="0" locked="0" layoutInCell="1" allowOverlap="1" wp14:anchorId="3D4DE2C6" wp14:editId="0CF4B82A">
                <wp:simplePos x="0" y="0"/>
                <wp:positionH relativeFrom="column">
                  <wp:posOffset>-321778</wp:posOffset>
                </wp:positionH>
                <wp:positionV relativeFrom="paragraph">
                  <wp:posOffset>-139145</wp:posOffset>
                </wp:positionV>
                <wp:extent cx="1297800" cy="689400"/>
                <wp:effectExtent l="38100" t="38100" r="36195" b="34925"/>
                <wp:wrapNone/>
                <wp:docPr id="503292324" name="Freihand 22"/>
                <wp:cNvGraphicFramePr/>
                <a:graphic xmlns:a="http://schemas.openxmlformats.org/drawingml/2006/main">
                  <a:graphicData uri="http://schemas.microsoft.com/office/word/2010/wordprocessingInk">
                    <w14:contentPart bwMode="auto" r:id="rId25">
                      <w14:nvContentPartPr>
                        <w14:cNvContentPartPr/>
                      </w14:nvContentPartPr>
                      <w14:xfrm>
                        <a:off x="0" y="0"/>
                        <a:ext cx="1297800" cy="689400"/>
                      </w14:xfrm>
                    </w14:contentPart>
                  </a:graphicData>
                </a:graphic>
              </wp:anchor>
            </w:drawing>
          </mc:Choice>
          <mc:Fallback>
            <w:pict>
              <v:shape w14:anchorId="7770527D" id="Freihand 22" o:spid="_x0000_s1026" type="#_x0000_t75" style="position:absolute;margin-left:-25.85pt;margin-top:-11.45pt;width:103.2pt;height:55.3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">
                <v:imagedata r:id="rId26" o:title=""/>
              </v:shape>
            </w:pict>
          </mc:Fallback>
        </mc:AlternateContent>
      </w:r>
      <w:r>
        <w:rPr>
          <w:noProof/>
        </w:rPr>
        <mc:AlternateContent>
          <mc:Choice Requires="wpi">
            <w:drawing>
              <wp:anchor distT="0" distB="0" distL="114300" distR="114300" simplePos="0" relativeHeight="251676672" behindDoc="0" locked="0" layoutInCell="1" allowOverlap="1" wp14:anchorId="527434C2" wp14:editId="1187A97B">
                <wp:simplePos x="0" y="0"/>
                <wp:positionH relativeFrom="column">
                  <wp:posOffset>1320902</wp:posOffset>
                </wp:positionH>
                <wp:positionV relativeFrom="paragraph">
                  <wp:posOffset>3244810</wp:posOffset>
                </wp:positionV>
                <wp:extent cx="2305440" cy="3572280"/>
                <wp:effectExtent l="38100" t="38100" r="38100" b="47625"/>
                <wp:wrapNone/>
                <wp:docPr id="1063937331" name="Freihand 18"/>
                <wp:cNvGraphicFramePr/>
                <a:graphic xmlns:a="http://schemas.openxmlformats.org/drawingml/2006/main">
                  <a:graphicData uri="http://schemas.microsoft.com/office/word/2010/wordprocessingInk">
                    <w14:contentPart bwMode="auto" r:id="rId27">
                      <w14:nvContentPartPr>
                        <w14:cNvContentPartPr/>
                      </w14:nvContentPartPr>
                      <w14:xfrm>
                        <a:off x="0" y="0"/>
                        <a:ext cx="2305440" cy="3572280"/>
                      </w14:xfrm>
                    </w14:contentPart>
                  </a:graphicData>
                </a:graphic>
              </wp:anchor>
            </w:drawing>
          </mc:Choice>
          <mc:Fallback>
            <w:pict>
              <v:shape w14:anchorId="292CBFAA" id="Freihand 18" o:spid="_x0000_s1026" type="#_x0000_t75" style="position:absolute;margin-left:103.5pt;margin-top:255pt;width:182.55pt;height:282.3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">
                <v:imagedata r:id="rId28" o:title=""/>
              </v:shape>
            </w:pict>
          </mc:Fallback>
        </mc:AlternateContent>
      </w:r>
      <w:r>
        <w:rPr>
          <w:noProof/>
        </w:rPr>
        <mc:AlternateContent>
          <mc:Choice Requires="wpi">
            <w:drawing>
              <wp:anchor distT="0" distB="0" distL="114300" distR="114300" simplePos="0" relativeHeight="251675648" behindDoc="0" locked="0" layoutInCell="1" allowOverlap="1" wp14:anchorId="4AE899FA" wp14:editId="0721499A">
                <wp:simplePos x="0" y="0"/>
                <wp:positionH relativeFrom="column">
                  <wp:posOffset>933542</wp:posOffset>
                </wp:positionH>
                <wp:positionV relativeFrom="paragraph">
                  <wp:posOffset>3310690</wp:posOffset>
                </wp:positionV>
                <wp:extent cx="2580840" cy="3272760"/>
                <wp:effectExtent l="38100" t="38100" r="48260" b="42545"/>
                <wp:wrapNone/>
                <wp:docPr id="16428286" name="Freihand 17"/>
                <wp:cNvGraphicFramePr/>
                <a:graphic xmlns:a="http://schemas.openxmlformats.org/drawingml/2006/main">
                  <a:graphicData uri="http://schemas.microsoft.com/office/word/2010/wordprocessingInk">
                    <w14:contentPart bwMode="auto" r:id="rId29">
                      <w14:nvContentPartPr>
                        <w14:cNvContentPartPr/>
                      </w14:nvContentPartPr>
                      <w14:xfrm>
                        <a:off x="0" y="0"/>
                        <a:ext cx="2580840" cy="3272760"/>
                      </w14:xfrm>
                    </w14:contentPart>
                  </a:graphicData>
                </a:graphic>
              </wp:anchor>
            </w:drawing>
          </mc:Choice>
          <mc:Fallback>
            <w:pict>
              <v:shape w14:anchorId="0F0F67DB" id="Freihand 17" o:spid="_x0000_s1026" type="#_x0000_t75" style="position:absolute;margin-left:73pt;margin-top:260.2pt;width:204.2pt;height:258.7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">
                <v:imagedata r:id="rId30" o:title=""/>
              </v:shape>
            </w:pict>
          </mc:Fallback>
        </mc:AlternateContent>
      </w:r>
      <w:r>
        <w:rPr>
          <w:noProof/>
        </w:rPr>
        <mc:AlternateContent>
          <mc:Choice Requires="wpi">
            <w:drawing>
              <wp:anchor distT="0" distB="0" distL="114300" distR="114300" simplePos="0" relativeHeight="251670528" behindDoc="0" locked="0" layoutInCell="1" allowOverlap="1" wp14:anchorId="1C2DE5BC" wp14:editId="4ACEF912">
                <wp:simplePos x="0" y="0"/>
                <wp:positionH relativeFrom="column">
                  <wp:posOffset>271502</wp:posOffset>
                </wp:positionH>
                <wp:positionV relativeFrom="paragraph">
                  <wp:posOffset>598795</wp:posOffset>
                </wp:positionV>
                <wp:extent cx="2703960" cy="95400"/>
                <wp:effectExtent l="38100" t="38100" r="20320" b="38100"/>
                <wp:wrapNone/>
                <wp:docPr id="273826270" name="Freihand 12"/>
                <wp:cNvGraphicFramePr/>
                <a:graphic xmlns:a="http://schemas.openxmlformats.org/drawingml/2006/main">
                  <a:graphicData uri="http://schemas.microsoft.com/office/word/2010/wordprocessingInk">
                    <w14:contentPart bwMode="auto" r:id="rId31">
                      <w14:nvContentPartPr>
                        <w14:cNvContentPartPr/>
                      </w14:nvContentPartPr>
                      <w14:xfrm>
                        <a:off x="0" y="0"/>
                        <a:ext cx="2703960" cy="95400"/>
                      </w14:xfrm>
                    </w14:contentPart>
                  </a:graphicData>
                </a:graphic>
              </wp:anchor>
            </w:drawing>
          </mc:Choice>
          <mc:Fallback>
            <w:pict>
              <v:shape w14:anchorId="6323A4BC" id="Freihand 12" o:spid="_x0000_s1026" type="#_x0000_t75" style="position:absolute;margin-left:20.9pt;margin-top:46.65pt;width:213.85pt;height:8.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">
                <v:imagedata r:id="rId32" o:title=""/>
              </v:shape>
            </w:pict>
          </mc:Fallback>
        </mc:AlternateContent>
      </w:r>
      <w:commentRangeStart w:id="14"/>
      <w:commentRangeStart w:id="15"/>
      <w:commentRangeStart w:id="16"/>
      <w:r w:rsidR="7710BC4E">
        <w:rPr>
          <w:noProof/>
        </w:rPr>
        <w:drawing>
          <wp:inline distT="0" distB="0" distL="0" distR="0" wp14:anchorId="6B01A5B5" wp14:editId="2667CC4C">
            <wp:extent cx="5760720" cy="3039745"/>
            <wp:effectExtent l="0" t="0" r="0" b="8255"/>
            <wp:docPr id="1239412278" name="Grafik 1" descr="Ein Bild, das Text, Screenshot, Diagramm, Rechtec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12278" name="Grafik 1" descr="Ein Bild, das Text, Screenshot, Diagramm, Rechteck enthält.&#10;&#10;KI-generierte Inhalte können fehlerhaft sein."/>
                    <pic:cNvPicPr/>
                  </pic:nvPicPr>
                  <pic:blipFill>
                    <a:blip r:embed="rId33"/>
                    <a:stretch>
                      <a:fillRect/>
                    </a:stretch>
                  </pic:blipFill>
                  <pic:spPr>
                    <a:xfrm>
                      <a:off x="0" y="0"/>
                      <a:ext cx="5760720" cy="3039745"/>
                    </a:xfrm>
                    <a:prstGeom prst="rect">
                      <a:avLst/>
                    </a:prstGeom>
                  </pic:spPr>
                </pic:pic>
              </a:graphicData>
            </a:graphic>
          </wp:inline>
        </w:drawing>
      </w:r>
      <w:commentRangeEnd w:id="14"/>
      <w:r w:rsidR="00134CA9">
        <w:rPr>
          <w:rStyle w:val="Kommentarzeichen"/>
          <w:noProof/>
          <w:sz w:val="22"/>
          <w:szCs w:val="22"/>
        </w:rPr>
        <w:commentReference w:id="14"/>
      </w:r>
      <w:commentRangeEnd w:id="15"/>
      <w:r w:rsidR="7710BC4E">
        <w:rPr>
          <w:rStyle w:val="Kommentarzeichen"/>
          <w:noProof/>
          <w:sz w:val="22"/>
          <w:szCs w:val="22"/>
        </w:rPr>
        <w:commentReference w:id="15"/>
      </w:r>
      <w:commentRangeEnd w:id="16"/>
      <w:r w:rsidR="005F3238">
        <w:rPr>
          <w:rStyle w:val="Kommentarzeichen"/>
          <w:noProof/>
          <w:sz w:val="22"/>
          <w:szCs w:val="22"/>
        </w:rPr>
        <w:commentReference w:id="16"/>
      </w:r>
      <w:commentRangeStart w:id="17"/>
      <w:commentRangeStart w:id="18"/>
      <w:r w:rsidR="7710BC4E">
        <w:rPr>
          <w:noProof/>
        </w:rPr>
        <w:drawing>
          <wp:inline distT="0" distB="0" distL="0" distR="0" wp14:anchorId="413C1049" wp14:editId="4A58BA96">
            <wp:extent cx="5760720" cy="3818255"/>
            <wp:effectExtent l="0" t="0" r="0" b="0"/>
            <wp:docPr id="1769513224"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13224" name="Grafik 1" descr="Ein Bild, das Text, Screenshot, Schrift, Zahl enthält.&#10;&#10;KI-generierte Inhalte können fehlerhaft sein."/>
                    <pic:cNvPicPr/>
                  </pic:nvPicPr>
                  <pic:blipFill>
                    <a:blip r:embed="rId34"/>
                    <a:stretch>
                      <a:fillRect/>
                    </a:stretch>
                  </pic:blipFill>
                  <pic:spPr>
                    <a:xfrm>
                      <a:off x="0" y="0"/>
                      <a:ext cx="5760720" cy="3818255"/>
                    </a:xfrm>
                    <a:prstGeom prst="rect">
                      <a:avLst/>
                    </a:prstGeom>
                  </pic:spPr>
                </pic:pic>
              </a:graphicData>
            </a:graphic>
          </wp:inline>
        </w:drawing>
      </w:r>
      <w:commentRangeEnd w:id="17"/>
      <w:r w:rsidR="00134CA9">
        <w:rPr>
          <w:rStyle w:val="Kommentarzeichen"/>
          <w:sz w:val="22"/>
          <w:szCs w:val="22"/>
        </w:rPr>
        <w:commentReference w:id="17"/>
      </w:r>
      <w:commentRangeEnd w:id="18"/>
      <w:r w:rsidR="7710BC4E">
        <w:rPr>
          <w:rStyle w:val="Kommentarzeichen"/>
          <w:sz w:val="22"/>
          <w:szCs w:val="22"/>
        </w:rPr>
        <w:commentReference w:id="18"/>
      </w:r>
    </w:p>
    <w:p w14:paraId="56BA923C" w14:textId="0FFF47FE" w:rsidR="09B4F881" w:rsidRDefault="09B4F881"/>
    <w:p w14:paraId="7DD2EDF7" w14:textId="7C81AA02" w:rsidR="09B4F881" w:rsidRDefault="09B4F881"/>
    <w:p w14:paraId="20F364C8" w14:textId="3299F9DB" w:rsidR="00134CA9" w:rsidRDefault="00E91797">
      <w:r>
        <w:rPr>
          <w:noProof/>
        </w:rPr>
        <w:lastRenderedPageBreak/>
        <mc:AlternateContent>
          <mc:Choice Requires="wpi">
            <w:drawing>
              <wp:anchor distT="0" distB="0" distL="114300" distR="114300" simplePos="0" relativeHeight="251679744" behindDoc="0" locked="0" layoutInCell="1" allowOverlap="1" wp14:anchorId="0DA31E73" wp14:editId="2C6A077D">
                <wp:simplePos x="0" y="0"/>
                <wp:positionH relativeFrom="column">
                  <wp:posOffset>1367790</wp:posOffset>
                </wp:positionH>
                <wp:positionV relativeFrom="paragraph">
                  <wp:posOffset>165100</wp:posOffset>
                </wp:positionV>
                <wp:extent cx="1668760" cy="1370330"/>
                <wp:effectExtent l="38100" t="38100" r="27305" b="39370"/>
                <wp:wrapNone/>
                <wp:docPr id="503594584" name="Freihand 21"/>
                <wp:cNvGraphicFramePr/>
                <a:graphic xmlns:a="http://schemas.openxmlformats.org/drawingml/2006/main">
                  <a:graphicData uri="http://schemas.microsoft.com/office/word/2010/wordprocessingInk">
                    <w14:contentPart bwMode="auto" r:id="rId35">
                      <w14:nvContentPartPr>
                        <w14:cNvContentPartPr/>
                      </w14:nvContentPartPr>
                      <w14:xfrm>
                        <a:off x="0" y="0"/>
                        <a:ext cx="1668760" cy="1370330"/>
                      </w14:xfrm>
                    </w14:contentPart>
                  </a:graphicData>
                </a:graphic>
              </wp:anchor>
            </w:drawing>
          </mc:Choice>
          <mc:Fallback>
            <w:pict>
              <v:shape w14:anchorId="375E10B6" id="Freihand 21" o:spid="_x0000_s1026" type="#_x0000_t75" style="position:absolute;margin-left:107.2pt;margin-top:12.5pt;width:132.4pt;height:108.8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">
                <v:imagedata r:id="rId36" o:title=""/>
              </v:shape>
            </w:pict>
          </mc:Fallback>
        </mc:AlternateContent>
      </w:r>
      <w:r w:rsidR="00134CA9" w:rsidRPr="00134CA9">
        <w:rPr>
          <w:noProof/>
        </w:rPr>
        <w:drawing>
          <wp:inline distT="0" distB="0" distL="0" distR="0" wp14:anchorId="63C60D7E" wp14:editId="0D47BCBA">
            <wp:extent cx="5760720" cy="1654175"/>
            <wp:effectExtent l="0" t="0" r="0" b="3175"/>
            <wp:docPr id="1095716345"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16345" name="Grafik 1" descr="Ein Bild, das Text, Screenshot, Schrift, Reihe enthält.&#10;&#10;KI-generierte Inhalte können fehlerhaft sein."/>
                    <pic:cNvPicPr/>
                  </pic:nvPicPr>
                  <pic:blipFill>
                    <a:blip r:embed="rId37"/>
                    <a:stretch>
                      <a:fillRect/>
                    </a:stretch>
                  </pic:blipFill>
                  <pic:spPr>
                    <a:xfrm>
                      <a:off x="0" y="0"/>
                      <a:ext cx="5760720" cy="1654175"/>
                    </a:xfrm>
                    <a:prstGeom prst="rect">
                      <a:avLst/>
                    </a:prstGeom>
                  </pic:spPr>
                </pic:pic>
              </a:graphicData>
            </a:graphic>
          </wp:inline>
        </w:drawing>
      </w:r>
    </w:p>
    <w:p w14:paraId="55B2E77F" w14:textId="42728A40" w:rsidR="00813FAC" w:rsidRDefault="00E91797">
      <w:r>
        <w:rPr>
          <w:noProof/>
        </w:rPr>
        <mc:AlternateContent>
          <mc:Choice Requires="wpi">
            <w:drawing>
              <wp:anchor distT="0" distB="0" distL="114300" distR="114300" simplePos="0" relativeHeight="251674624" behindDoc="0" locked="0" layoutInCell="1" allowOverlap="1" wp14:anchorId="202C4A91" wp14:editId="433A17DB">
                <wp:simplePos x="0" y="0"/>
                <wp:positionH relativeFrom="column">
                  <wp:posOffset>5180330</wp:posOffset>
                </wp:positionH>
                <wp:positionV relativeFrom="paragraph">
                  <wp:posOffset>-106680</wp:posOffset>
                </wp:positionV>
                <wp:extent cx="1344755" cy="3821430"/>
                <wp:effectExtent l="38100" t="38100" r="46355" b="45720"/>
                <wp:wrapNone/>
                <wp:docPr id="202800506" name="Freihand 16"/>
                <wp:cNvGraphicFramePr/>
                <a:graphic xmlns:a="http://schemas.openxmlformats.org/drawingml/2006/main">
                  <a:graphicData uri="http://schemas.microsoft.com/office/word/2010/wordprocessingInk">
                    <w14:contentPart bwMode="auto" r:id="rId38">
                      <w14:nvContentPartPr>
                        <w14:cNvContentPartPr/>
                      </w14:nvContentPartPr>
                      <w14:xfrm>
                        <a:off x="0" y="0"/>
                        <a:ext cx="1344755" cy="3821430"/>
                      </w14:xfrm>
                    </w14:contentPart>
                  </a:graphicData>
                </a:graphic>
              </wp:anchor>
            </w:drawing>
          </mc:Choice>
          <mc:Fallback>
            <w:pict>
              <v:shape w14:anchorId="201E5EDA" id="Freihand 16" o:spid="_x0000_s1026" type="#_x0000_t75" style="position:absolute;margin-left:407.4pt;margin-top:-8.9pt;width:106.9pt;height:301.8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">
                <v:imagedata r:id="rId39" o:title=""/>
              </v:shape>
            </w:pict>
          </mc:Fallback>
        </mc:AlternateContent>
      </w:r>
      <w:commentRangeStart w:id="19"/>
      <w:r w:rsidR="7710BC4E">
        <w:rPr>
          <w:noProof/>
        </w:rPr>
        <w:drawing>
          <wp:inline distT="0" distB="0" distL="0" distR="0" wp14:anchorId="6B1D10AB" wp14:editId="49267D08">
            <wp:extent cx="5760720" cy="1865630"/>
            <wp:effectExtent l="0" t="0" r="0" b="1270"/>
            <wp:docPr id="1106201761"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01761" name="Grafik 1" descr="Ein Bild, das Text, Screenshot, Schrift enthält.&#10;&#10;KI-generierte Inhalte können fehlerhaft sein."/>
                    <pic:cNvPicPr/>
                  </pic:nvPicPr>
                  <pic:blipFill>
                    <a:blip r:embed="rId40"/>
                    <a:stretch>
                      <a:fillRect/>
                    </a:stretch>
                  </pic:blipFill>
                  <pic:spPr>
                    <a:xfrm>
                      <a:off x="0" y="0"/>
                      <a:ext cx="5760720" cy="1865630"/>
                    </a:xfrm>
                    <a:prstGeom prst="rect">
                      <a:avLst/>
                    </a:prstGeom>
                  </pic:spPr>
                </pic:pic>
              </a:graphicData>
            </a:graphic>
          </wp:inline>
        </w:drawing>
      </w:r>
    </w:p>
    <w:p w14:paraId="5B567662" w14:textId="5CAE7245" w:rsidR="09B4F881" w:rsidRDefault="1722B08E" w:rsidP="4375333E">
      <w:pPr>
        <w:rPr>
          <w:b/>
          <w:bCs/>
          <w:highlight w:val="yellow"/>
        </w:rPr>
      </w:pPr>
      <w:r w:rsidRPr="4375333E">
        <w:rPr>
          <w:b/>
          <w:bCs/>
          <w:highlight w:val="yellow"/>
        </w:rPr>
        <w:t>Neuer Text:</w:t>
      </w:r>
    </w:p>
    <w:p w14:paraId="2D2338C2" w14:textId="3A017353" w:rsidR="09B4F881" w:rsidRDefault="3CE66750" w:rsidP="4375333E">
      <w:pPr>
        <w:rPr>
          <w:b/>
          <w:bCs/>
        </w:rPr>
      </w:pPr>
      <w:r w:rsidRPr="6BC9DB20">
        <w:rPr>
          <w:b/>
          <w:bCs/>
        </w:rPr>
        <w:t>Projekt einreichen</w:t>
      </w:r>
    </w:p>
    <w:p w14:paraId="3CC5C36D" w14:textId="0CCB03E4" w:rsidR="09B4F881" w:rsidRDefault="1722B08E" w:rsidP="4375333E">
      <w:pPr>
        <w:rPr>
          <w:rFonts w:ascii="Aptos" w:eastAsia="Aptos" w:hAnsi="Aptos" w:cs="Aptos"/>
          <w:color w:val="151515"/>
        </w:rPr>
      </w:pPr>
      <w:r w:rsidRPr="4375333E">
        <w:t xml:space="preserve">Gerne können Sie Ihre Projektidee vorab in einem unserer Beratungscalls besprechen </w:t>
      </w:r>
      <w:r w:rsidRPr="4375333E">
        <w:rPr>
          <w:rFonts w:ascii="Aptos" w:eastAsia="Aptos" w:hAnsi="Aptos" w:cs="Aptos"/>
          <w:color w:val="151515"/>
        </w:rPr>
        <w:t>(</w:t>
      </w:r>
      <w:hyperlink r:id="rId41">
        <w:r w:rsidRPr="4375333E">
          <w:rPr>
            <w:rStyle w:val="Hyperlink"/>
            <w:rFonts w:ascii="Aptos" w:eastAsia="Aptos" w:hAnsi="Aptos" w:cs="Aptos"/>
          </w:rPr>
          <w:t>Termine</w:t>
        </w:r>
      </w:hyperlink>
      <w:r w:rsidRPr="4375333E">
        <w:rPr>
          <w:rFonts w:ascii="Aptos" w:eastAsia="Aptos" w:hAnsi="Aptos" w:cs="Aptos"/>
          <w:color w:val="151515"/>
        </w:rPr>
        <w:t>).</w:t>
      </w:r>
    </w:p>
    <w:p w14:paraId="66EF8CA7" w14:textId="50EFAD2E" w:rsidR="09B4F881" w:rsidRDefault="1722B08E" w:rsidP="4375333E">
      <w:pPr>
        <w:shd w:val="clear" w:color="auto" w:fill="FFFFFF" w:themeFill="background1"/>
        <w:spacing w:before="270" w:after="270"/>
      </w:pPr>
      <w:r w:rsidRPr="4375333E">
        <w:t xml:space="preserve">Für die Einreichung verwenden Sie bitte folgendes Formular: </w:t>
      </w:r>
      <w:hyperlink r:id="rId42">
        <w:r w:rsidRPr="4375333E">
          <w:rPr>
            <w:rStyle w:val="Hyperlink"/>
            <w:rFonts w:ascii="Aptos" w:eastAsia="Aptos" w:hAnsi="Aptos" w:cs="Aptos"/>
            <w:color w:val="EC6608"/>
          </w:rPr>
          <w:t>Projekteingabe-Formular</w:t>
        </w:r>
      </w:hyperlink>
    </w:p>
    <w:p w14:paraId="16765F0E" w14:textId="4ED63929" w:rsidR="09B4F881" w:rsidRDefault="3CE66750" w:rsidP="4375333E">
      <w:pPr>
        <w:rPr>
          <w:highlight w:val="yellow"/>
        </w:rPr>
      </w:pPr>
      <w:r>
        <w:t xml:space="preserve">Den ausgefüllten Projektantrag können Sie hier hochladen: </w:t>
      </w:r>
      <w:hyperlink r:id="rId43">
        <w:r w:rsidRPr="6BC9DB20">
          <w:rPr>
            <w:rStyle w:val="Hyperlink"/>
            <w:rFonts w:ascii="Aptos" w:eastAsia="Aptos" w:hAnsi="Aptos" w:cs="Aptos"/>
            <w:color w:val="EC6608"/>
          </w:rPr>
          <w:t>Zur Projekteingabe</w:t>
        </w:r>
      </w:hyperlink>
      <w:commentRangeEnd w:id="19"/>
      <w:r w:rsidR="00813FAC">
        <w:rPr>
          <w:rStyle w:val="Kommentarzeichen"/>
          <w:sz w:val="22"/>
          <w:szCs w:val="22"/>
          <w:highlight w:val="yellow"/>
        </w:rPr>
        <w:commentReference w:id="19"/>
      </w:r>
    </w:p>
    <w:p w14:paraId="01FFBC77" w14:textId="057E6A97" w:rsidR="4D4E85AF" w:rsidRPr="00EB490F" w:rsidRDefault="09B4F881" w:rsidP="09B4F881">
      <w:pPr>
        <w:rPr>
          <w:highlight w:val="yellow"/>
        </w:rPr>
      </w:pPr>
      <w:r>
        <w:br/>
      </w:r>
      <w:r>
        <w:br/>
      </w:r>
      <w:r>
        <w:br/>
      </w:r>
      <w:r w:rsidR="4D4E85AF" w:rsidRPr="4375333E">
        <w:rPr>
          <w:highlight w:val="yellow"/>
        </w:rPr>
        <w:t xml:space="preserve">Neue Reihenfolge und </w:t>
      </w:r>
      <w:r w:rsidR="00EB490F">
        <w:rPr>
          <w:highlight w:val="yellow"/>
        </w:rPr>
        <w:t>ohne</w:t>
      </w:r>
      <w:r w:rsidR="4D4E85AF" w:rsidRPr="4375333E">
        <w:rPr>
          <w:highlight w:val="yellow"/>
        </w:rPr>
        <w:t xml:space="preserve"> </w:t>
      </w:r>
      <w:r w:rsidR="00EB490F">
        <w:rPr>
          <w:highlight w:val="yellow"/>
        </w:rPr>
        <w:t>Übert</w:t>
      </w:r>
      <w:r w:rsidR="4D4E85AF" w:rsidRPr="4375333E">
        <w:rPr>
          <w:highlight w:val="yellow"/>
        </w:rPr>
        <w:t>itel:</w:t>
      </w:r>
    </w:p>
    <w:tbl>
      <w:tblPr>
        <w:tblStyle w:val="Tabellenraster"/>
        <w:tblW w:w="0" w:type="auto"/>
        <w:tblLook w:val="06A0" w:firstRow="1" w:lastRow="0" w:firstColumn="1" w:lastColumn="0" w:noHBand="1" w:noVBand="1"/>
      </w:tblPr>
      <w:tblGrid>
        <w:gridCol w:w="4530"/>
        <w:gridCol w:w="4530"/>
      </w:tblGrid>
      <w:tr w:rsidR="09B4F881" w14:paraId="65160065" w14:textId="77777777" w:rsidTr="6BC9DB20">
        <w:trPr>
          <w:trHeight w:val="300"/>
        </w:trPr>
        <w:tc>
          <w:tcPr>
            <w:tcW w:w="4530" w:type="dxa"/>
          </w:tcPr>
          <w:p w14:paraId="42028FA8" w14:textId="4FD90C6D" w:rsidR="09B4F881" w:rsidRDefault="09B4F881" w:rsidP="09B4F881">
            <w:pPr>
              <w:rPr>
                <w:highlight w:val="yellow"/>
              </w:rPr>
            </w:pPr>
            <w:commentRangeStart w:id="20"/>
            <w:r w:rsidRPr="09B4F881">
              <w:rPr>
                <w:highlight w:val="yellow"/>
              </w:rPr>
              <w:t>Alte Akkordeontitel:</w:t>
            </w:r>
          </w:p>
        </w:tc>
        <w:tc>
          <w:tcPr>
            <w:tcW w:w="4530" w:type="dxa"/>
          </w:tcPr>
          <w:p w14:paraId="3C2B95D5" w14:textId="00D4AA4A" w:rsidR="09B4F881" w:rsidRDefault="70CC4DEB" w:rsidP="09B4F881">
            <w:pPr>
              <w:rPr>
                <w:highlight w:val="yellow"/>
              </w:rPr>
            </w:pPr>
            <w:r w:rsidRPr="6BC9DB20">
              <w:rPr>
                <w:highlight w:val="yellow"/>
              </w:rPr>
              <w:t xml:space="preserve">Neue Akkordeontitel </w:t>
            </w:r>
            <w:commentRangeEnd w:id="20"/>
            <w:r w:rsidR="00E709A9">
              <w:rPr>
                <w:rStyle w:val="Kommentarzeichen"/>
                <w:sz w:val="22"/>
                <w:szCs w:val="22"/>
                <w:highlight w:val="yellow"/>
              </w:rPr>
              <w:commentReference w:id="20"/>
            </w:r>
          </w:p>
        </w:tc>
      </w:tr>
      <w:tr w:rsidR="09B4F881" w14:paraId="49DC7A2E" w14:textId="77777777" w:rsidTr="6BC9DB20">
        <w:trPr>
          <w:trHeight w:val="300"/>
        </w:trPr>
        <w:tc>
          <w:tcPr>
            <w:tcW w:w="4530" w:type="dxa"/>
          </w:tcPr>
          <w:p w14:paraId="6A396B48" w14:textId="5D8A0ED4" w:rsidR="680F153F" w:rsidRDefault="680F153F" w:rsidP="09B4F881">
            <w:pPr>
              <w:rPr>
                <w:rFonts w:ascii="Aptos" w:eastAsia="Aptos" w:hAnsi="Aptos" w:cs="Aptos"/>
              </w:rPr>
            </w:pPr>
            <w:commentRangeStart w:id="21"/>
            <w:r w:rsidRPr="09B4F881">
              <w:rPr>
                <w:rFonts w:ascii="Aptos" w:eastAsia="Aptos" w:hAnsi="Aptos" w:cs="Aptos"/>
              </w:rPr>
              <w:t>Was ist Innovation?</w:t>
            </w:r>
            <w:commentRangeEnd w:id="21"/>
            <w:r w:rsidR="00EB490F">
              <w:rPr>
                <w:rStyle w:val="Kommentarzeichen"/>
                <w:rFonts w:ascii="Aptos" w:eastAsia="Aptos" w:hAnsi="Aptos" w:cs="Aptos"/>
                <w:sz w:val="22"/>
                <w:szCs w:val="22"/>
              </w:rPr>
              <w:commentReference w:id="21"/>
            </w:r>
          </w:p>
        </w:tc>
        <w:tc>
          <w:tcPr>
            <w:tcW w:w="4530" w:type="dxa"/>
          </w:tcPr>
          <w:p w14:paraId="37107259" w14:textId="2254B222" w:rsidR="005E6471" w:rsidRDefault="00E91797" w:rsidP="09B4F881">
            <w:r w:rsidRPr="00E91797">
              <w:rPr>
                <w:color w:val="EE0000"/>
                <w:highlight w:val="yellow"/>
              </w:rPr>
              <w:t>Streichen (wird in Rahmenbedingungen verschoben)</w:t>
            </w:r>
          </w:p>
        </w:tc>
      </w:tr>
      <w:tr w:rsidR="09B4F881" w14:paraId="7C7EC96D" w14:textId="77777777" w:rsidTr="6BC9DB20">
        <w:trPr>
          <w:trHeight w:val="300"/>
        </w:trPr>
        <w:tc>
          <w:tcPr>
            <w:tcW w:w="4530" w:type="dxa"/>
          </w:tcPr>
          <w:p w14:paraId="6F73A9A6" w14:textId="07237B5E" w:rsidR="680F153F" w:rsidRDefault="680F153F" w:rsidP="09B4F881">
            <w:pPr>
              <w:rPr>
                <w:rFonts w:ascii="Aptos" w:eastAsia="Aptos" w:hAnsi="Aptos" w:cs="Aptos"/>
              </w:rPr>
            </w:pPr>
            <w:r w:rsidRPr="09B4F881">
              <w:rPr>
                <w:rFonts w:ascii="Aptos" w:eastAsia="Aptos" w:hAnsi="Aptos" w:cs="Aptos"/>
              </w:rPr>
              <w:t xml:space="preserve">Wo finde ich Ideen für Innovationen in meinem Bildungsbereich? </w:t>
            </w:r>
          </w:p>
        </w:tc>
        <w:tc>
          <w:tcPr>
            <w:tcW w:w="4530" w:type="dxa"/>
          </w:tcPr>
          <w:p w14:paraId="0A6CD91C" w14:textId="00310029" w:rsidR="680F153F" w:rsidRDefault="680F153F" w:rsidP="09B4F881">
            <w:r>
              <w:t>Wo kann ich mich für Projektideen inspirieren lassen?</w:t>
            </w:r>
          </w:p>
        </w:tc>
      </w:tr>
      <w:tr w:rsidR="09B4F881" w14:paraId="08CFF864" w14:textId="77777777" w:rsidTr="6BC9DB20">
        <w:trPr>
          <w:trHeight w:val="300"/>
        </w:trPr>
        <w:tc>
          <w:tcPr>
            <w:tcW w:w="4530" w:type="dxa"/>
          </w:tcPr>
          <w:p w14:paraId="025C50F0" w14:textId="6FCF0A9D" w:rsidR="680F153F" w:rsidRDefault="680F153F" w:rsidP="09B4F881">
            <w:pPr>
              <w:rPr>
                <w:rFonts w:ascii="Aptos" w:eastAsia="Aptos" w:hAnsi="Aptos" w:cs="Aptos"/>
              </w:rPr>
            </w:pPr>
            <w:r w:rsidRPr="09B4F881">
              <w:rPr>
                <w:rFonts w:ascii="Aptos" w:eastAsia="Aptos" w:hAnsi="Aptos" w:cs="Aptos"/>
              </w:rPr>
              <w:t xml:space="preserve">Erarbeitung des Projektantrags </w:t>
            </w:r>
          </w:p>
        </w:tc>
        <w:tc>
          <w:tcPr>
            <w:tcW w:w="4530" w:type="dxa"/>
          </w:tcPr>
          <w:p w14:paraId="644997E1" w14:textId="1A40F094" w:rsidR="4F734E06" w:rsidRDefault="009A1C24" w:rsidP="09B4F881">
            <w:r w:rsidRPr="009A1C24">
              <w:t>Wie entsteht aus der Idee ein Projektantrag?</w:t>
            </w:r>
          </w:p>
        </w:tc>
      </w:tr>
      <w:tr w:rsidR="09B4F881" w14:paraId="584C626C" w14:textId="77777777" w:rsidTr="6BC9DB20">
        <w:trPr>
          <w:trHeight w:val="300"/>
        </w:trPr>
        <w:tc>
          <w:tcPr>
            <w:tcW w:w="4530" w:type="dxa"/>
          </w:tcPr>
          <w:p w14:paraId="031AF63E" w14:textId="58F3E97F" w:rsidR="680F153F" w:rsidRDefault="680F153F" w:rsidP="09B4F881">
            <w:pPr>
              <w:rPr>
                <w:rFonts w:ascii="Aptos" w:eastAsia="Aptos" w:hAnsi="Aptos" w:cs="Aptos"/>
              </w:rPr>
            </w:pPr>
            <w:r w:rsidRPr="09B4F881">
              <w:rPr>
                <w:rFonts w:ascii="Aptos" w:eastAsia="Aptos" w:hAnsi="Aptos" w:cs="Aptos"/>
              </w:rPr>
              <w:t>Wie geht es weiter nach der Einreichung des Projektantrags?</w:t>
            </w:r>
          </w:p>
        </w:tc>
        <w:tc>
          <w:tcPr>
            <w:tcW w:w="4530" w:type="dxa"/>
          </w:tcPr>
          <w:p w14:paraId="2C8E0F6F" w14:textId="008405B0" w:rsidR="2FEABB32" w:rsidRDefault="007C20A8" w:rsidP="09B4F881">
            <w:r w:rsidRPr="007C20A8">
              <w:t>Was passiert mit dem eingereichten Projektantrag?</w:t>
            </w:r>
          </w:p>
        </w:tc>
      </w:tr>
      <w:tr w:rsidR="09B4F881" w14:paraId="18A6A8E9" w14:textId="77777777" w:rsidTr="6BC9DB20">
        <w:trPr>
          <w:trHeight w:val="300"/>
        </w:trPr>
        <w:tc>
          <w:tcPr>
            <w:tcW w:w="4530" w:type="dxa"/>
          </w:tcPr>
          <w:p w14:paraId="5DED5D08" w14:textId="7FC2F11B" w:rsidR="680F153F" w:rsidRDefault="680F153F" w:rsidP="09B4F881">
            <w:pPr>
              <w:rPr>
                <w:rFonts w:ascii="Aptos" w:eastAsia="Aptos" w:hAnsi="Aptos" w:cs="Aptos"/>
              </w:rPr>
            </w:pPr>
            <w:r w:rsidRPr="09B4F881">
              <w:rPr>
                <w:rFonts w:ascii="Aptos" w:eastAsia="Aptos" w:hAnsi="Aptos" w:cs="Aptos"/>
              </w:rPr>
              <w:t xml:space="preserve">Jury-Entscheid zur Förderung von Projekten </w:t>
            </w:r>
          </w:p>
        </w:tc>
        <w:tc>
          <w:tcPr>
            <w:tcW w:w="4530" w:type="dxa"/>
          </w:tcPr>
          <w:p w14:paraId="22919CA7" w14:textId="6A9F44FF" w:rsidR="1F863757" w:rsidRDefault="64569BAB" w:rsidP="4375333E">
            <w:pPr>
              <w:rPr>
                <w:color w:val="FF0000"/>
              </w:rPr>
            </w:pPr>
            <w:r w:rsidRPr="00E91797">
              <w:rPr>
                <w:color w:val="EE0000"/>
                <w:highlight w:val="yellow"/>
              </w:rPr>
              <w:t>Streichen (wird im vorherigen integriert)</w:t>
            </w:r>
          </w:p>
        </w:tc>
      </w:tr>
      <w:tr w:rsidR="0057662E" w14:paraId="1405841A" w14:textId="77777777" w:rsidTr="6BC9DB20">
        <w:trPr>
          <w:trHeight w:val="300"/>
        </w:trPr>
        <w:tc>
          <w:tcPr>
            <w:tcW w:w="4530" w:type="dxa"/>
          </w:tcPr>
          <w:p w14:paraId="3EADC6F4" w14:textId="5F5EB91D" w:rsidR="0057662E" w:rsidRDefault="0057662E" w:rsidP="0057662E">
            <w:pPr>
              <w:rPr>
                <w:rFonts w:ascii="Aptos" w:eastAsia="Aptos" w:hAnsi="Aptos" w:cs="Aptos"/>
              </w:rPr>
            </w:pPr>
            <w:r w:rsidRPr="09B4F881">
              <w:rPr>
                <w:rFonts w:ascii="Aptos" w:eastAsia="Aptos" w:hAnsi="Aptos" w:cs="Aptos"/>
              </w:rPr>
              <w:t xml:space="preserve">Beratung und Begleitung von geförderten Projekten bis zu deren Abschluss </w:t>
            </w:r>
          </w:p>
        </w:tc>
        <w:tc>
          <w:tcPr>
            <w:tcW w:w="4530" w:type="dxa"/>
          </w:tcPr>
          <w:p w14:paraId="297EA9E7" w14:textId="371A9108" w:rsidR="0057662E" w:rsidRDefault="0057662E" w:rsidP="0057662E">
            <w:r w:rsidRPr="0057662E">
              <w:t>Was geschieht nach dem Juryentscheid?</w:t>
            </w:r>
          </w:p>
        </w:tc>
      </w:tr>
      <w:tr w:rsidR="0057662E" w14:paraId="63D561CF" w14:textId="77777777" w:rsidTr="6BC9DB20">
        <w:trPr>
          <w:trHeight w:val="300"/>
        </w:trPr>
        <w:tc>
          <w:tcPr>
            <w:tcW w:w="4530" w:type="dxa"/>
          </w:tcPr>
          <w:p w14:paraId="0700C148" w14:textId="12F637CA" w:rsidR="0057662E" w:rsidRDefault="0057662E" w:rsidP="0057662E">
            <w:pPr>
              <w:rPr>
                <w:rFonts w:ascii="Aptos" w:eastAsia="Aptos" w:hAnsi="Aptos" w:cs="Aptos"/>
              </w:rPr>
            </w:pPr>
            <w:r w:rsidRPr="09B4F881">
              <w:rPr>
                <w:rFonts w:ascii="Aptos" w:eastAsia="Aptos" w:hAnsi="Aptos" w:cs="Aptos"/>
              </w:rPr>
              <w:t>Publikation von Innovationsvorhaben und abgeschlossenen Projekten</w:t>
            </w:r>
          </w:p>
        </w:tc>
        <w:tc>
          <w:tcPr>
            <w:tcW w:w="4530" w:type="dxa"/>
          </w:tcPr>
          <w:p w14:paraId="63F8270B" w14:textId="0C242A2A" w:rsidR="0057662E" w:rsidRDefault="0057662E" w:rsidP="0057662E">
            <w:r w:rsidRPr="009A1C24">
              <w:t>Wie werden Erfahrungen und Ergebnisse geteilt?</w:t>
            </w:r>
          </w:p>
        </w:tc>
      </w:tr>
      <w:tr w:rsidR="0057662E" w14:paraId="144B3E87" w14:textId="77777777" w:rsidTr="6BC9DB20">
        <w:trPr>
          <w:trHeight w:val="300"/>
        </w:trPr>
        <w:tc>
          <w:tcPr>
            <w:tcW w:w="4530" w:type="dxa"/>
          </w:tcPr>
          <w:p w14:paraId="3CACB1BF" w14:textId="156F323D" w:rsidR="0057662E" w:rsidRDefault="0057662E" w:rsidP="0057662E">
            <w:r>
              <w:t>Der Schritt danach: Weiterentwicklung durch den DLH für eine breite und langfristige Nutzung</w:t>
            </w:r>
          </w:p>
        </w:tc>
        <w:tc>
          <w:tcPr>
            <w:tcW w:w="4530" w:type="dxa"/>
          </w:tcPr>
          <w:p w14:paraId="429BC233" w14:textId="73A73493" w:rsidR="0057662E" w:rsidRDefault="00C7571E" w:rsidP="0057662E">
            <w:r w:rsidRPr="00C7571E">
              <w:t>Was geschieht nach dem Projektabschluss?</w:t>
            </w:r>
          </w:p>
        </w:tc>
      </w:tr>
    </w:tbl>
    <w:p w14:paraId="6BCABC1B" w14:textId="411303E3" w:rsidR="09B4F881" w:rsidRDefault="09B4F881"/>
    <w:tbl>
      <w:tblPr>
        <w:tblStyle w:val="Tabellenraster"/>
        <w:tblW w:w="0" w:type="auto"/>
        <w:tblLook w:val="06A0" w:firstRow="1" w:lastRow="0" w:firstColumn="1" w:lastColumn="0" w:noHBand="1" w:noVBand="1"/>
      </w:tblPr>
      <w:tblGrid>
        <w:gridCol w:w="4000"/>
        <w:gridCol w:w="5062"/>
      </w:tblGrid>
      <w:tr w:rsidR="007C20A8" w14:paraId="0E9AF841" w14:textId="579B7E53" w:rsidTr="00E91797">
        <w:trPr>
          <w:trHeight w:val="300"/>
        </w:trPr>
        <w:tc>
          <w:tcPr>
            <w:tcW w:w="4326" w:type="dxa"/>
          </w:tcPr>
          <w:p w14:paraId="78EE0907" w14:textId="096E769F" w:rsidR="007C20A8" w:rsidRDefault="007C20A8" w:rsidP="4375333E">
            <w:pPr>
              <w:rPr>
                <w:rFonts w:ascii="Aptos" w:eastAsia="Aptos" w:hAnsi="Aptos" w:cs="Arial"/>
              </w:rPr>
            </w:pPr>
            <w:hyperlink r:id="rId44">
              <w:r w:rsidRPr="4375333E">
                <w:rPr>
                  <w:rStyle w:val="Hyperlink"/>
                  <w:rFonts w:ascii="Aptos" w:eastAsia="Aptos" w:hAnsi="Aptos" w:cs="Arial"/>
                  <w:b/>
                  <w:bCs/>
                  <w:u w:val="none"/>
                </w:rPr>
                <w:t>Was ist Innovation?</w:t>
              </w:r>
            </w:hyperlink>
          </w:p>
          <w:p w14:paraId="25B38C55" w14:textId="276F703C" w:rsidR="007C20A8" w:rsidRDefault="007C20A8" w:rsidP="4375333E">
            <w:pPr>
              <w:rPr>
                <w:rFonts w:ascii="Aptos" w:eastAsia="Aptos" w:hAnsi="Aptos" w:cs="Arial"/>
              </w:rPr>
            </w:pPr>
            <w:r w:rsidRPr="4375333E">
              <w:rPr>
                <w:rFonts w:ascii="Aptos" w:eastAsia="Aptos" w:hAnsi="Aptos" w:cs="Arial"/>
              </w:rPr>
              <w:t>Innovation in Schulprojekten ist schwer zu definieren, da sie viele Formen annehmen kann. Sie umfasst sowohl neue Ansätze als auch die Weiterentwicklung bestehender Projekte. Ziel ist es, das Lernen und Lehren für Schüler:innen/Lernende sowie Lehrpersonen, zu verbessern und zeitgemäss zu gestalten.</w:t>
            </w:r>
          </w:p>
          <w:p w14:paraId="2172F71C" w14:textId="452272AC" w:rsidR="007C20A8" w:rsidRDefault="007C20A8" w:rsidP="4375333E">
            <w:pPr>
              <w:rPr>
                <w:rFonts w:ascii="Aptos" w:eastAsia="Aptos" w:hAnsi="Aptos" w:cs="Arial"/>
              </w:rPr>
            </w:pPr>
            <w:r w:rsidRPr="4375333E">
              <w:rPr>
                <w:rFonts w:ascii="Aptos" w:eastAsia="Aptos" w:hAnsi="Aptos" w:cs="Arial"/>
              </w:rPr>
              <w:t>Erreichen lässt sich Innovation z. B. durch die Einführung neuer Lehrmethoden oder eines interdisziplinären Ansatzes, den Einsatz moderner Technologien oder die Anpassung des Unterrichts an individuelle Bedürfnisse. Auch die kreative Weiterentwicklung bereits vorhandener Projekte zählt als Innovation. Es geht darum, traditionelle Methoden zu hinterfragen und den Unterricht lernwirksamer zu gestalten.</w:t>
            </w:r>
          </w:p>
          <w:p w14:paraId="65BE04B6" w14:textId="1AA7754A" w:rsidR="007C20A8" w:rsidRDefault="007C20A8" w:rsidP="09B4F881"/>
        </w:tc>
        <w:tc>
          <w:tcPr>
            <w:tcW w:w="4736" w:type="dxa"/>
          </w:tcPr>
          <w:p w14:paraId="034A21AE" w14:textId="4A87566A" w:rsidR="007C20A8" w:rsidRPr="4375333E" w:rsidRDefault="007C20A8" w:rsidP="4375333E">
            <w:pPr>
              <w:rPr>
                <w:rFonts w:ascii="Aptos" w:eastAsia="Aptos" w:hAnsi="Aptos" w:cs="Aptos"/>
                <w:b/>
                <w:bCs/>
              </w:rPr>
            </w:pPr>
            <w:r w:rsidRPr="6BC9DB20">
              <w:rPr>
                <w:rFonts w:ascii="Aptos" w:eastAsia="Aptos" w:hAnsi="Aptos" w:cs="Aptos"/>
                <w:b/>
                <w:bCs/>
                <w:color w:val="EE0000"/>
              </w:rPr>
              <w:t>In die Rahmenbedinungen verschoben.</w:t>
            </w:r>
          </w:p>
        </w:tc>
      </w:tr>
      <w:tr w:rsidR="007C20A8" w14:paraId="117D1DFE" w14:textId="4DFAB66D" w:rsidTr="00E91797">
        <w:trPr>
          <w:trHeight w:val="300"/>
        </w:trPr>
        <w:tc>
          <w:tcPr>
            <w:tcW w:w="4326" w:type="dxa"/>
          </w:tcPr>
          <w:p w14:paraId="152091AF" w14:textId="029560BE" w:rsidR="007C20A8" w:rsidRDefault="007C20A8" w:rsidP="00952C44">
            <w:pPr>
              <w:rPr>
                <w:rFonts w:ascii="Aptos" w:eastAsia="Aptos" w:hAnsi="Aptos" w:cs="Arial"/>
              </w:rPr>
            </w:pPr>
            <w:hyperlink r:id="rId45">
              <w:r w:rsidRPr="4375333E">
                <w:rPr>
                  <w:rStyle w:val="Hyperlink"/>
                  <w:rFonts w:ascii="Aptos" w:eastAsia="Aptos" w:hAnsi="Aptos" w:cs="Arial"/>
                  <w:b/>
                  <w:bCs/>
                  <w:u w:val="none"/>
                </w:rPr>
                <w:t>Wo finde ich Ideen für Innovationen in meinem Bildungsbereich?</w:t>
              </w:r>
            </w:hyperlink>
          </w:p>
          <w:p w14:paraId="7EFE958F" w14:textId="2531597D" w:rsidR="007C20A8" w:rsidRDefault="007C20A8" w:rsidP="00952C44">
            <w:pPr>
              <w:rPr>
                <w:rFonts w:ascii="Aptos" w:eastAsia="Aptos" w:hAnsi="Aptos" w:cs="Arial"/>
              </w:rPr>
            </w:pPr>
            <w:r w:rsidRPr="4375333E">
              <w:rPr>
                <w:rFonts w:ascii="Aptos" w:eastAsia="Aptos" w:hAnsi="Aptos" w:cs="Arial"/>
              </w:rPr>
              <w:t>Bis die Themen bildungsrelevant werden, vergeht meistens eine gewisse Zeit. Es lohnt sich daher, einen Blick nach vorne zu werfen.</w:t>
            </w:r>
          </w:p>
          <w:p w14:paraId="6059E5CA" w14:textId="209554D2" w:rsidR="007C20A8" w:rsidRDefault="007C20A8" w:rsidP="00952C44">
            <w:pPr>
              <w:rPr>
                <w:rFonts w:ascii="Aptos" w:eastAsia="Aptos" w:hAnsi="Aptos" w:cs="Arial"/>
              </w:rPr>
            </w:pPr>
            <w:r w:rsidRPr="4375333E">
              <w:rPr>
                <w:rFonts w:ascii="Aptos" w:eastAsia="Aptos" w:hAnsi="Aptos" w:cs="Arial"/>
              </w:rPr>
              <w:t xml:space="preserve">Innovative Betriebe und Forschungseinrichtungen: </w:t>
            </w:r>
            <w:r>
              <w:br/>
            </w:r>
            <w:r w:rsidRPr="4375333E">
              <w:rPr>
                <w:rFonts w:ascii="Aptos" w:eastAsia="Aptos" w:hAnsi="Aptos" w:cs="Arial"/>
              </w:rPr>
              <w:t>Es gibt einige Lehrbetriebe und Hochschulen, die sich nahe an der technologischen Entwicklung bewegen und die digitalen Prozesse, Dienstleistunge</w:t>
            </w:r>
          </w:p>
          <w:p w14:paraId="76345E01" w14:textId="188BB43B" w:rsidR="007C20A8" w:rsidRDefault="007C20A8" w:rsidP="00952C44">
            <w:pPr>
              <w:rPr>
                <w:rFonts w:ascii="Aptos" w:eastAsia="Aptos" w:hAnsi="Aptos" w:cs="Arial"/>
              </w:rPr>
            </w:pPr>
            <w:r w:rsidRPr="4375333E">
              <w:rPr>
                <w:rFonts w:ascii="Aptos" w:eastAsia="Aptos" w:hAnsi="Aptos" w:cs="Arial"/>
              </w:rPr>
              <w:t>n und Produkte in ihren Arbeits- und Forschungsalltag integriert haben.</w:t>
            </w:r>
          </w:p>
          <w:p w14:paraId="5F52FC32" w14:textId="2897855C" w:rsidR="007C20A8" w:rsidRDefault="007C20A8" w:rsidP="00952C44">
            <w:pPr>
              <w:rPr>
                <w:rFonts w:ascii="Aptos" w:eastAsia="Aptos" w:hAnsi="Aptos" w:cs="Arial"/>
              </w:rPr>
            </w:pPr>
            <w:r w:rsidRPr="4375333E">
              <w:rPr>
                <w:rFonts w:ascii="Aptos" w:eastAsia="Aptos" w:hAnsi="Aptos" w:cs="Arial"/>
              </w:rPr>
              <w:t xml:space="preserve">Geschäfts- und Technologietrends: Gartner ist eine Firma, die sich auf Geschäfts- und Technologietrends spezialisiert hat. Bekannt ist der </w:t>
            </w:r>
            <w:hyperlink r:id="rId46">
              <w:r w:rsidRPr="4375333E">
                <w:rPr>
                  <w:rStyle w:val="Hyperlink"/>
                  <w:rFonts w:ascii="Aptos" w:eastAsia="Aptos" w:hAnsi="Aptos" w:cs="Arial"/>
                </w:rPr>
                <w:t>Gartner Hype Cycle.</w:t>
              </w:r>
            </w:hyperlink>
            <w:r w:rsidRPr="4375333E">
              <w:rPr>
                <w:rFonts w:ascii="Aptos" w:eastAsia="Aptos" w:hAnsi="Aptos" w:cs="Arial"/>
              </w:rPr>
              <w:t xml:space="preserve"> Auf der Website findet man in der Regel die aktuellen Trends</w:t>
            </w:r>
          </w:p>
          <w:p w14:paraId="3F9AD81B" w14:textId="63099F76" w:rsidR="007C20A8" w:rsidRDefault="007C20A8" w:rsidP="00952C44">
            <w:pPr>
              <w:rPr>
                <w:rFonts w:ascii="Aptos" w:eastAsia="Aptos" w:hAnsi="Aptos" w:cs="Arial"/>
              </w:rPr>
            </w:pPr>
            <w:r w:rsidRPr="4375333E">
              <w:rPr>
                <w:rFonts w:ascii="Aptos" w:eastAsia="Aptos" w:hAnsi="Aptos" w:cs="Arial"/>
              </w:rPr>
              <w:t xml:space="preserve">Bildungsinnovation: Ein guter Ausgangspunkt für den Technologiewandel in der Bildung ist der «EDUCAUSE Horizon Report™ | Teaching and Learning Edition» </w:t>
            </w:r>
            <w:hyperlink r:id="rId47">
              <w:r w:rsidRPr="4375333E">
                <w:rPr>
                  <w:rStyle w:val="Hyperlink"/>
                  <w:rFonts w:ascii="Aptos" w:eastAsia="Aptos" w:hAnsi="Aptos" w:cs="Arial"/>
                </w:rPr>
                <w:t>https://library.educause.edu/-/media/files/library/2025/5/2025hrteachinglearning.pdf</w:t>
              </w:r>
            </w:hyperlink>
            <w:r w:rsidRPr="4375333E">
              <w:rPr>
                <w:rFonts w:ascii="Aptos" w:eastAsia="Aptos" w:hAnsi="Aptos" w:cs="Arial"/>
              </w:rPr>
              <w:t> oder </w:t>
            </w:r>
            <w:hyperlink r:id="rId48">
              <w:r w:rsidRPr="4375333E">
                <w:rPr>
                  <w:rStyle w:val="Hyperlink"/>
                  <w:rFonts w:ascii="Aptos" w:eastAsia="Aptos" w:hAnsi="Aptos" w:cs="Arial"/>
                </w:rPr>
                <w:t>https://educause.edu</w:t>
              </w:r>
            </w:hyperlink>
            <w:r w:rsidRPr="4375333E">
              <w:rPr>
                <w:rFonts w:ascii="Aptos" w:eastAsia="Aptos" w:hAnsi="Aptos" w:cs="Arial"/>
              </w:rPr>
              <w:t>.</w:t>
            </w:r>
          </w:p>
          <w:p w14:paraId="4F1B5BA6" w14:textId="4A1BE343" w:rsidR="007C20A8" w:rsidRDefault="007C20A8" w:rsidP="00952C44">
            <w:pPr>
              <w:rPr>
                <w:rFonts w:ascii="Aptos" w:eastAsia="Aptos" w:hAnsi="Aptos" w:cs="Arial"/>
              </w:rPr>
            </w:pPr>
            <w:r w:rsidRPr="4375333E">
              <w:rPr>
                <w:rFonts w:ascii="Aptos" w:eastAsia="Aptos" w:hAnsi="Aptos" w:cs="Arial"/>
              </w:rPr>
              <w:t xml:space="preserve">Digital Learning Hub Sek II - Online Community: Im Teams «DLH Community» enthalten verschiedene Kanäle Beiträge zur </w:t>
            </w:r>
            <w:r w:rsidRPr="4375333E">
              <w:rPr>
                <w:rFonts w:ascii="Aptos" w:eastAsia="Aptos" w:hAnsi="Aptos" w:cs="Arial"/>
              </w:rPr>
              <w:lastRenderedPageBreak/>
              <w:t>Bildungsinnovation. Das könnte ein weiterer möglicher Ausgangspunkt sein, um Innovationspotenzial aufzuspüren.</w:t>
            </w:r>
          </w:p>
          <w:p w14:paraId="1C8808A4" w14:textId="7D185FD5" w:rsidR="007C20A8" w:rsidRDefault="007C20A8" w:rsidP="00952C44">
            <w:pPr>
              <w:rPr>
                <w:rFonts w:ascii="Aptos" w:eastAsia="Aptos" w:hAnsi="Aptos" w:cs="Arial"/>
              </w:rPr>
            </w:pPr>
            <w:r w:rsidRPr="4375333E">
              <w:rPr>
                <w:rFonts w:ascii="Aptos" w:eastAsia="Aptos" w:hAnsi="Aptos" w:cs="Arial"/>
              </w:rPr>
              <w:t>Communities of Practice des DLH: Der Austausch in Teams zu gewissen Themenfeldern oder digitalen Tools mit anderen Lehrpersonen lohnt sich (</w:t>
            </w:r>
            <w:hyperlink r:id="rId49">
              <w:r w:rsidRPr="4375333E">
                <w:rPr>
                  <w:rStyle w:val="Hyperlink"/>
                  <w:rFonts w:ascii="Aptos" w:eastAsia="Aptos" w:hAnsi="Aptos" w:cs="Arial"/>
                </w:rPr>
                <w:t>https://dlh.zh.ch/home/cops</w:t>
              </w:r>
            </w:hyperlink>
            <w:r w:rsidRPr="4375333E">
              <w:rPr>
                <w:rFonts w:ascii="Aptos" w:eastAsia="Aptos" w:hAnsi="Aptos" w:cs="Arial"/>
              </w:rPr>
              <w:t>).</w:t>
            </w:r>
          </w:p>
          <w:p w14:paraId="102CC0E8" w14:textId="39F32B94" w:rsidR="007C20A8" w:rsidRDefault="007C20A8" w:rsidP="00952C44"/>
        </w:tc>
        <w:tc>
          <w:tcPr>
            <w:tcW w:w="4736" w:type="dxa"/>
          </w:tcPr>
          <w:p w14:paraId="40E77E22" w14:textId="77777777" w:rsidR="007C20A8" w:rsidRDefault="007C20A8" w:rsidP="00952C44">
            <w:pPr>
              <w:rPr>
                <w:b/>
                <w:bCs/>
              </w:rPr>
            </w:pPr>
            <w:r w:rsidRPr="4375333E">
              <w:rPr>
                <w:b/>
                <w:bCs/>
              </w:rPr>
              <w:lastRenderedPageBreak/>
              <w:t>Wo kann ich mich für Projektideen inspirieren lassen?</w:t>
            </w:r>
          </w:p>
          <w:p w14:paraId="0BDEAFF4" w14:textId="77777777" w:rsidR="007C20A8" w:rsidRDefault="007C20A8" w:rsidP="00952C44">
            <w:pPr>
              <w:rPr>
                <w:rFonts w:ascii="Aptos" w:eastAsia="Aptos" w:hAnsi="Aptos" w:cs="Arial"/>
              </w:rPr>
            </w:pPr>
            <w:r>
              <w:t>Gute Projektideen entstehen oft direkt im Unterrichtsalltag: aus neuen Herausforderungen, eigenen Beobachtungen oder dem Wunsch, etwas anders auszuprobieren.</w:t>
            </w:r>
          </w:p>
          <w:p w14:paraId="7910CFB2" w14:textId="77777777" w:rsidR="007C20A8" w:rsidRDefault="007C20A8" w:rsidP="00952C44">
            <w:pPr>
              <w:rPr>
                <w:rFonts w:ascii="Aptos" w:eastAsia="Aptos" w:hAnsi="Aptos" w:cs="Arial"/>
              </w:rPr>
            </w:pPr>
            <w:r>
              <w:t>Hier findet ein Austausch statt:</w:t>
            </w:r>
          </w:p>
          <w:p w14:paraId="14FCD860" w14:textId="22807486" w:rsidR="007C20A8" w:rsidRDefault="00E91797" w:rsidP="00952C44">
            <w:pPr>
              <w:pStyle w:val="Listenabsatz"/>
              <w:numPr>
                <w:ilvl w:val="0"/>
                <w:numId w:val="9"/>
              </w:numPr>
              <w:rPr>
                <w:b/>
                <w:bCs/>
              </w:rPr>
            </w:pPr>
            <w:r w:rsidRPr="4375333E">
              <w:rPr>
                <w:b/>
                <w:bCs/>
              </w:rPr>
              <w:t>DLH-Community</w:t>
            </w:r>
            <w:r w:rsidR="007C20A8" w:rsidRPr="4375333E">
              <w:rPr>
                <w:b/>
                <w:bCs/>
              </w:rPr>
              <w:t xml:space="preserve"> auf Teams</w:t>
            </w:r>
            <w:r w:rsidR="007C20A8">
              <w:br/>
            </w:r>
            <w:r w:rsidR="007C20A8" w:rsidRPr="4375333E">
              <w:rPr>
                <w:rFonts w:ascii="Aptos" w:eastAsia="Aptos" w:hAnsi="Aptos" w:cs="Arial"/>
              </w:rPr>
              <w:t>Im Teams «DLH</w:t>
            </w:r>
            <w:r>
              <w:rPr>
                <w:rFonts w:ascii="Aptos" w:eastAsia="Aptos" w:hAnsi="Aptos" w:cs="Arial"/>
              </w:rPr>
              <w:t>-</w:t>
            </w:r>
            <w:r w:rsidR="007C20A8" w:rsidRPr="4375333E">
              <w:rPr>
                <w:rFonts w:ascii="Aptos" w:eastAsia="Aptos" w:hAnsi="Aptos" w:cs="Arial"/>
              </w:rPr>
              <w:t>Community» enthalten verschiedene Kanäle Beiträge zur Bildungsinnovation.</w:t>
            </w:r>
            <w:commentRangeStart w:id="22"/>
            <w:r w:rsidR="006A2A52">
              <w:rPr>
                <w:rFonts w:ascii="Aptos" w:eastAsia="Aptos" w:hAnsi="Aptos" w:cs="Arial"/>
              </w:rPr>
              <w:t>LINK</w:t>
            </w:r>
            <w:commentRangeEnd w:id="22"/>
            <w:r w:rsidR="006A2A52">
              <w:rPr>
                <w:rStyle w:val="Kommentarzeichen"/>
                <w:b/>
                <w:bCs/>
                <w:sz w:val="22"/>
                <w:szCs w:val="22"/>
              </w:rPr>
              <w:commentReference w:id="22"/>
            </w:r>
          </w:p>
          <w:p w14:paraId="4305A654" w14:textId="77777777" w:rsidR="007C20A8" w:rsidRDefault="007C20A8" w:rsidP="00952C44">
            <w:pPr>
              <w:pStyle w:val="Listenabsatz"/>
              <w:numPr>
                <w:ilvl w:val="0"/>
                <w:numId w:val="9"/>
              </w:numPr>
              <w:rPr>
                <w:rFonts w:ascii="Aptos" w:eastAsia="Aptos" w:hAnsi="Aptos" w:cs="Arial"/>
              </w:rPr>
            </w:pPr>
            <w:r w:rsidRPr="4375333E">
              <w:rPr>
                <w:b/>
                <w:bCs/>
              </w:rPr>
              <w:t>Communities of Practice (CoPs) des DLH</w:t>
            </w:r>
            <w:r>
              <w:br/>
            </w:r>
            <w:r w:rsidRPr="4375333E">
              <w:t xml:space="preserve">Der Austausch mit anderen Lehrpersonen in </w:t>
            </w:r>
            <w:r w:rsidRPr="4375333E">
              <w:rPr>
                <w:rFonts w:ascii="Aptos" w:eastAsia="Aptos" w:hAnsi="Aptos" w:cs="Arial"/>
              </w:rPr>
              <w:t>Teams zu gewissen Themenfeldern oder digitalen Tools</w:t>
            </w:r>
            <w:r>
              <w:br/>
            </w:r>
            <w:r w:rsidRPr="4375333E">
              <w:t>(</w:t>
            </w:r>
            <w:hyperlink r:id="rId50">
              <w:r w:rsidRPr="4375333E">
                <w:rPr>
                  <w:rStyle w:val="Hyperlink"/>
                  <w:rFonts w:ascii="Aptos" w:eastAsia="Aptos" w:hAnsi="Aptos" w:cs="Arial"/>
                </w:rPr>
                <w:t>https://dlh.zh.ch/home/cops</w:t>
              </w:r>
            </w:hyperlink>
            <w:r w:rsidRPr="4375333E">
              <w:rPr>
                <w:rFonts w:ascii="Aptos" w:eastAsia="Aptos" w:hAnsi="Aptos" w:cs="Arial"/>
              </w:rPr>
              <w:t>).</w:t>
            </w:r>
          </w:p>
          <w:p w14:paraId="171BE30D" w14:textId="1BD08775" w:rsidR="007C20A8" w:rsidRPr="00DA1450" w:rsidRDefault="007C20A8" w:rsidP="00DA1450">
            <w:pPr>
              <w:pStyle w:val="Listenabsatz"/>
              <w:numPr>
                <w:ilvl w:val="0"/>
                <w:numId w:val="9"/>
              </w:numPr>
              <w:rPr>
                <w:rFonts w:ascii="Aptos" w:eastAsia="Aptos" w:hAnsi="Aptos" w:cs="Arial"/>
              </w:rPr>
            </w:pPr>
            <w:r>
              <w:t xml:space="preserve">Bereits umgesetzte Projekte bieten Einblicke, Ideen und </w:t>
            </w:r>
            <w:r w:rsidRPr="6BC9DB20">
              <w:rPr>
                <w:rFonts w:ascii="Aptos" w:eastAsia="Aptos" w:hAnsi="Aptos" w:cs="Arial"/>
              </w:rPr>
              <w:t>Inspiration</w:t>
            </w:r>
            <w:r>
              <w:t xml:space="preserve"> für eigene Unterrichtsvorhaben.</w:t>
            </w:r>
            <w:r>
              <w:br/>
              <w:t>(</w:t>
            </w:r>
            <w:r w:rsidRPr="6BC9DB20">
              <w:rPr>
                <w:highlight w:val="yellow"/>
              </w:rPr>
              <w:t xml:space="preserve">LINK zu Projektvorstellungen </w:t>
            </w:r>
            <w:hyperlink r:id="rId51">
              <w:r w:rsidRPr="6BC9DB20">
                <w:rPr>
                  <w:rStyle w:val="Hyperlink"/>
                  <w:rFonts w:ascii="Aptos" w:eastAsia="Aptos" w:hAnsi="Aptos" w:cs="Aptos"/>
                  <w:highlight w:val="yellow"/>
                </w:rPr>
                <w:t>Übersicht – Digital Learning Hub Sek II</w:t>
              </w:r>
            </w:hyperlink>
            <w:r w:rsidRPr="6BC9DB20">
              <w:rPr>
                <w:rFonts w:ascii="Aptos" w:eastAsia="Aptos" w:hAnsi="Aptos" w:cs="Aptos"/>
                <w:highlight w:val="yellow"/>
              </w:rPr>
              <w:t xml:space="preserve"> )</w:t>
            </w:r>
          </w:p>
          <w:p w14:paraId="4ACABAFC" w14:textId="0E6F5DD1" w:rsidR="007C20A8" w:rsidRDefault="007C20A8" w:rsidP="00952C44">
            <w:pPr>
              <w:rPr>
                <w:rFonts w:ascii="Aptos" w:eastAsia="Aptos" w:hAnsi="Aptos" w:cs="Aptos"/>
              </w:rPr>
            </w:pPr>
            <w:r>
              <w:br/>
              <w:t>Häufig werden n</w:t>
            </w:r>
            <w:r w:rsidRPr="4375333E">
              <w:rPr>
                <w:rFonts w:ascii="Aptos" w:eastAsia="Aptos" w:hAnsi="Aptos" w:cs="Aptos"/>
              </w:rPr>
              <w:t xml:space="preserve">eue Entwicklungen werden oft erst mit etwas Verzögerung im Bildungsbereich sichtbar. Deshalb lohnt es sich – insbesondere bei </w:t>
            </w:r>
            <w:r>
              <w:rPr>
                <w:rFonts w:ascii="Aptos" w:eastAsia="Aptos" w:hAnsi="Aptos" w:cs="Aptos"/>
              </w:rPr>
              <w:t xml:space="preserve">«Digital </w:t>
            </w:r>
            <w:r w:rsidRPr="4375333E">
              <w:rPr>
                <w:rFonts w:ascii="Aptos" w:eastAsia="Aptos" w:hAnsi="Aptos" w:cs="Aptos"/>
              </w:rPr>
              <w:t>Explorer</w:t>
            </w:r>
            <w:r>
              <w:rPr>
                <w:rFonts w:ascii="Aptos" w:eastAsia="Aptos" w:hAnsi="Aptos" w:cs="Aptos"/>
              </w:rPr>
              <w:t>»-</w:t>
            </w:r>
            <w:r w:rsidRPr="4375333E">
              <w:rPr>
                <w:rFonts w:ascii="Aptos" w:eastAsia="Aptos" w:hAnsi="Aptos" w:cs="Aptos"/>
              </w:rPr>
              <w:t xml:space="preserve">Projekten </w:t>
            </w:r>
            <w:r>
              <w:rPr>
                <w:rFonts w:ascii="Aptos" w:eastAsia="Aptos" w:hAnsi="Aptos" w:cs="Aptos"/>
              </w:rPr>
              <w:t>–</w:t>
            </w:r>
            <w:r w:rsidRPr="4375333E">
              <w:rPr>
                <w:rFonts w:ascii="Aptos" w:eastAsia="Aptos" w:hAnsi="Aptos" w:cs="Aptos"/>
              </w:rPr>
              <w:t xml:space="preserve"> auch einen Blick auf aktuelle Trends und Entwicklungen ausserhalb der Schule zu werfen</w:t>
            </w:r>
            <w:r>
              <w:rPr>
                <w:rFonts w:ascii="Aptos" w:eastAsia="Aptos" w:hAnsi="Aptos" w:cs="Aptos"/>
              </w:rPr>
              <w:t>:</w:t>
            </w:r>
          </w:p>
          <w:p w14:paraId="3A1DBE10" w14:textId="7098D041" w:rsidR="007C20A8" w:rsidRDefault="007C20A8" w:rsidP="6BC9DB20">
            <w:pPr>
              <w:pStyle w:val="Listenabsatz"/>
              <w:numPr>
                <w:ilvl w:val="0"/>
                <w:numId w:val="8"/>
              </w:numPr>
              <w:rPr>
                <w:rFonts w:ascii="Aptos" w:eastAsia="Aptos" w:hAnsi="Aptos" w:cs="Arial"/>
              </w:rPr>
            </w:pPr>
            <w:r w:rsidRPr="6BC9DB20">
              <w:rPr>
                <w:rFonts w:ascii="Aptos" w:eastAsia="Aptos" w:hAnsi="Aptos" w:cs="Aptos"/>
                <w:b/>
                <w:bCs/>
              </w:rPr>
              <w:lastRenderedPageBreak/>
              <w:t>Innovative Betriebe und Forschungseinrichtungen</w:t>
            </w:r>
            <w:r>
              <w:br/>
            </w:r>
            <w:r w:rsidRPr="6BC9DB20">
              <w:rPr>
                <w:rFonts w:ascii="Aptos" w:eastAsia="Aptos" w:hAnsi="Aptos" w:cs="Aptos"/>
              </w:rPr>
              <w:t>Lehrbetriebe, Hochschulen und Forschungseinrichtungen greifen neue Technologien und digitale Entwicklungen häufig früh auf und integrieren diese in ihren Arbeitsalltag.</w:t>
            </w:r>
          </w:p>
          <w:p w14:paraId="4570F241" w14:textId="45285DE8" w:rsidR="007C20A8" w:rsidRDefault="007C20A8" w:rsidP="6BC9DB20">
            <w:pPr>
              <w:pStyle w:val="Listenabsatz"/>
              <w:numPr>
                <w:ilvl w:val="0"/>
                <w:numId w:val="8"/>
              </w:numPr>
              <w:rPr>
                <w:rFonts w:ascii="Aptos" w:eastAsia="Aptos" w:hAnsi="Aptos" w:cs="Arial"/>
                <w:u w:val="single"/>
              </w:rPr>
            </w:pPr>
            <w:commentRangeStart w:id="23"/>
            <w:commentRangeStart w:id="24"/>
            <w:r w:rsidRPr="6BC9DB20">
              <w:rPr>
                <w:b/>
                <w:bCs/>
              </w:rPr>
              <w:t>Bildungsinnovation</w:t>
            </w:r>
            <w:r>
              <w:br/>
              <w:t xml:space="preserve">Der «EDUCAUSE Horizon Report – Teaching and Learning Edition» bietet Einblicke in aktuelle Entwicklungen und Zukunftsthemen der Bildung (Edition» </w:t>
            </w:r>
            <w:hyperlink r:id="rId52">
              <w:r w:rsidRPr="6BC9DB20">
                <w:rPr>
                  <w:rStyle w:val="Hyperlink"/>
                  <w:rFonts w:ascii="Aptos" w:eastAsia="Aptos" w:hAnsi="Aptos" w:cs="Arial"/>
                </w:rPr>
                <w:t>https://library.educause.edu/-/media/files/library/2025/5/2025hrteachinglearning.pdf</w:t>
              </w:r>
            </w:hyperlink>
            <w:r w:rsidRPr="6BC9DB20">
              <w:rPr>
                <w:rFonts w:ascii="Aptos" w:eastAsia="Aptos" w:hAnsi="Aptos" w:cs="Arial"/>
              </w:rPr>
              <w:t> oder </w:t>
            </w:r>
            <w:hyperlink r:id="rId53">
              <w:r w:rsidRPr="6BC9DB20">
                <w:rPr>
                  <w:rStyle w:val="Hyperlink"/>
                  <w:rFonts w:ascii="Aptos" w:eastAsia="Aptos" w:hAnsi="Aptos" w:cs="Arial"/>
                </w:rPr>
                <w:t>https://educause.edu)</w:t>
              </w:r>
            </w:hyperlink>
            <w:r w:rsidRPr="6BC9DB20">
              <w:rPr>
                <w:rFonts w:ascii="Aptos" w:eastAsia="Aptos" w:hAnsi="Aptos" w:cs="Arial"/>
                <w:u w:val="single"/>
              </w:rPr>
              <w:t>.</w:t>
            </w:r>
            <w:commentRangeEnd w:id="23"/>
            <w:r w:rsidR="0057662E">
              <w:rPr>
                <w:rStyle w:val="Kommentarzeichen"/>
                <w:rFonts w:ascii="Aptos" w:eastAsia="Aptos" w:hAnsi="Aptos" w:cs="Arial"/>
                <w:sz w:val="22"/>
                <w:szCs w:val="22"/>
                <w:u w:val="single"/>
              </w:rPr>
              <w:commentReference w:id="23"/>
            </w:r>
            <w:commentRangeEnd w:id="24"/>
            <w:r w:rsidR="00F7398C">
              <w:rPr>
                <w:rStyle w:val="Kommentarzeichen"/>
                <w:rFonts w:ascii="Aptos" w:eastAsia="Aptos" w:hAnsi="Aptos" w:cs="Arial"/>
                <w:sz w:val="22"/>
                <w:szCs w:val="22"/>
                <w:u w:val="single"/>
              </w:rPr>
              <w:commentReference w:id="24"/>
            </w:r>
          </w:p>
          <w:p w14:paraId="190A7864" w14:textId="613FE56F" w:rsidR="007C20A8" w:rsidRDefault="007C20A8" w:rsidP="00952C44">
            <w:pPr>
              <w:pStyle w:val="Listenabsatz"/>
              <w:numPr>
                <w:ilvl w:val="0"/>
                <w:numId w:val="11"/>
              </w:numPr>
            </w:pPr>
            <w:r>
              <w:t>aktuelle Entwicklungen rund um KI, digitale Medien und vielen anderen Technologien.</w:t>
            </w:r>
          </w:p>
          <w:p w14:paraId="26353F81" w14:textId="41B94076" w:rsidR="007C20A8" w:rsidRPr="4375333E" w:rsidRDefault="007C20A8" w:rsidP="00952C44">
            <w:pPr>
              <w:rPr>
                <w:b/>
                <w:bCs/>
              </w:rPr>
            </w:pPr>
            <w:r>
              <w:t>Nicht jede Projektidee muss von Anfang an vollständig ausgearbeitet sein. Oft entstehen Innovationen erst durch das Ausprobieren im Unterricht oder das gemeinsame Gespräch.</w:t>
            </w:r>
          </w:p>
        </w:tc>
      </w:tr>
      <w:tr w:rsidR="007C20A8" w14:paraId="19FD807F" w14:textId="2605F582" w:rsidTr="00E91797">
        <w:trPr>
          <w:trHeight w:val="300"/>
        </w:trPr>
        <w:tc>
          <w:tcPr>
            <w:tcW w:w="4326" w:type="dxa"/>
          </w:tcPr>
          <w:p w14:paraId="4E87D84B" w14:textId="342AFC23" w:rsidR="007C20A8" w:rsidRDefault="007C20A8" w:rsidP="00952C44">
            <w:pPr>
              <w:rPr>
                <w:rFonts w:ascii="Aptos" w:eastAsia="Aptos" w:hAnsi="Aptos" w:cs="Arial"/>
              </w:rPr>
            </w:pPr>
            <w:hyperlink r:id="rId54">
              <w:r w:rsidRPr="4375333E">
                <w:rPr>
                  <w:rStyle w:val="Hyperlink"/>
                  <w:rFonts w:ascii="Aptos" w:eastAsia="Aptos" w:hAnsi="Aptos" w:cs="Arial"/>
                  <w:b/>
                  <w:bCs/>
                  <w:u w:val="none"/>
                </w:rPr>
                <w:t>Erarbeitung des Projektantrags</w:t>
              </w:r>
            </w:hyperlink>
          </w:p>
          <w:p w14:paraId="2EB17CAB" w14:textId="2FD4CAA2" w:rsidR="007C20A8" w:rsidRDefault="007C20A8" w:rsidP="00952C44">
            <w:pPr>
              <w:rPr>
                <w:rFonts w:ascii="Aptos" w:eastAsia="Aptos" w:hAnsi="Aptos" w:cs="Arial"/>
              </w:rPr>
            </w:pPr>
            <w:r w:rsidRPr="4375333E">
              <w:rPr>
                <w:rFonts w:ascii="Aptos" w:eastAsia="Aptos" w:hAnsi="Aptos" w:cs="Arial"/>
              </w:rPr>
              <w:t>Ihre Projektidee besprechen Sie mit Ihrer/n Schulleitung(en), um die dafür nötigen Entlastungen gut planen zu können und die Unterstützungszusagen einzuholen. Der Projektantrag soll dem DLH-Innovationsfonds-Team und der Jury eine Vorstellung geben, welches Ziel Sie mit dem Projekt verfolgen wollen, wer an der Umsetzung beteiligt ist und wie viele zusätzliche Ressourcen benötigt werden, damit die Realisierbarkeit abgeschätzt werden kann. Gerne unterstützen wir Sie in der konkreten Ausarbeitung Ihres Projektantrags mit unseren Beratungscalls (</w:t>
            </w:r>
            <w:hyperlink r:id="rId55">
              <w:r w:rsidRPr="4375333E">
                <w:rPr>
                  <w:rStyle w:val="Hyperlink"/>
                  <w:rFonts w:ascii="Aptos" w:eastAsia="Aptos" w:hAnsi="Aptos" w:cs="Arial"/>
                </w:rPr>
                <w:t>Termine</w:t>
              </w:r>
            </w:hyperlink>
            <w:r w:rsidRPr="4375333E">
              <w:rPr>
                <w:rFonts w:ascii="Aptos" w:eastAsia="Aptos" w:hAnsi="Aptos" w:cs="Arial"/>
              </w:rPr>
              <w:t>).</w:t>
            </w:r>
          </w:p>
        </w:tc>
        <w:tc>
          <w:tcPr>
            <w:tcW w:w="4736" w:type="dxa"/>
          </w:tcPr>
          <w:p w14:paraId="10D18D9E" w14:textId="0BF5AC0F" w:rsidR="007C20A8" w:rsidRDefault="007C20A8" w:rsidP="00DA1450">
            <w:pPr>
              <w:rPr>
                <w:b/>
                <w:bCs/>
              </w:rPr>
            </w:pPr>
            <w:r w:rsidRPr="6BC9DB20">
              <w:rPr>
                <w:rFonts w:ascii="Aptos" w:eastAsia="Aptos" w:hAnsi="Aptos" w:cs="Aptos"/>
                <w:b/>
                <w:bCs/>
              </w:rPr>
              <w:t>Wie entsteht aus der Idee ein Projektantrag?</w:t>
            </w:r>
          </w:p>
          <w:p w14:paraId="50BB3CE1" w14:textId="077CBA45" w:rsidR="007C20A8" w:rsidRDefault="007C20A8" w:rsidP="009653E8">
            <w:pPr>
              <w:pStyle w:val="Listenabsatz"/>
              <w:numPr>
                <w:ilvl w:val="0"/>
                <w:numId w:val="23"/>
              </w:numPr>
            </w:pPr>
            <w:r>
              <w:t>Finden Sie passende Teampartner mit den notwendigen Kompetenzen.</w:t>
            </w:r>
          </w:p>
          <w:p w14:paraId="3DC83114" w14:textId="77777777" w:rsidR="007C20A8" w:rsidRDefault="007C20A8" w:rsidP="009653E8">
            <w:pPr>
              <w:pStyle w:val="Listenabsatz"/>
              <w:numPr>
                <w:ilvl w:val="0"/>
                <w:numId w:val="23"/>
              </w:numPr>
            </w:pPr>
            <w:r>
              <w:t>Skizzieren Sie zusammen Ihre Projektidee.</w:t>
            </w:r>
          </w:p>
          <w:p w14:paraId="5232972D" w14:textId="73019ADD" w:rsidR="007C20A8" w:rsidRDefault="007C20A8" w:rsidP="009653E8">
            <w:pPr>
              <w:pStyle w:val="Listenabsatz"/>
              <w:numPr>
                <w:ilvl w:val="0"/>
                <w:numId w:val="23"/>
              </w:numPr>
            </w:pPr>
            <w:r>
              <w:t>Besprechen Sie diese frühzeitig mit Ihrer Schulleitung, damit mögliche Entlastungen und Unterstützungen gemeinsam geplant werden können.</w:t>
            </w:r>
          </w:p>
          <w:p w14:paraId="14BBC0E9" w14:textId="50A219C5" w:rsidR="007C20A8" w:rsidRDefault="007C20A8" w:rsidP="009653E8">
            <w:pPr>
              <w:pStyle w:val="Listenabsatz"/>
              <w:numPr>
                <w:ilvl w:val="0"/>
                <w:numId w:val="23"/>
              </w:numPr>
            </w:pPr>
            <w:r>
              <w:t>Schreiben Sie den Projektantrag und optimieren Sie diesen gemeinsam im Team so, dass die Jury daraus lesen kann, was Sie ausprobieren wollen, was Sie damit erreichen wollen, wie Sie das ganz konkret angehen, welche Ressourcen Sie dazu brauchen und was dabei schief gehen könnte. Sie müssen weder das Projekt noch sich selber gut verkaufen, sondern selbstkritisch konstruktiv zeigen, dass Sie wissen, was Sie tun.</w:t>
            </w:r>
          </w:p>
          <w:p w14:paraId="4C882C3B" w14:textId="77777777" w:rsidR="007C20A8" w:rsidRDefault="007C20A8" w:rsidP="009653E8"/>
          <w:p w14:paraId="4DA84AC0" w14:textId="55CC5943" w:rsidR="007C20A8" w:rsidRPr="4375333E" w:rsidRDefault="007C20A8" w:rsidP="02F359BF">
            <w:pPr>
              <w:spacing w:after="160" w:line="259" w:lineRule="auto"/>
              <w:rPr>
                <w:rFonts w:ascii="Aptos" w:eastAsia="Aptos" w:hAnsi="Aptos" w:cs="Aptos"/>
                <w:b/>
                <w:bCs/>
              </w:rPr>
            </w:pPr>
            <w:r>
              <w:t>Gerne unterstützen wir Sie bei der Ausarbeitung Ihres Projektantrags im Rahmen unserer Beratungscalls (</w:t>
            </w:r>
            <w:commentRangeStart w:id="25"/>
            <w:r>
              <w:fldChar w:fldCharType="begin"/>
            </w:r>
            <w:r>
              <w:instrText>HYPERLINK "https://www.dlh.zh.ch/home/innovationsfonds/termine" \h</w:instrText>
            </w:r>
            <w:r>
              <w:fldChar w:fldCharType="separate"/>
            </w:r>
            <w:r w:rsidRPr="02F359BF">
              <w:rPr>
                <w:rStyle w:val="Hyperlink"/>
                <w:rFonts w:ascii="Aptos" w:eastAsia="Aptos" w:hAnsi="Aptos" w:cs="Arial"/>
                <w:highlight w:val="yellow"/>
              </w:rPr>
              <w:t>Termine</w:t>
            </w:r>
            <w:r>
              <w:fldChar w:fldCharType="end"/>
            </w:r>
            <w:commentRangeEnd w:id="25"/>
            <w:r w:rsidR="00E91797" w:rsidRPr="02F359BF">
              <w:rPr>
                <w:rStyle w:val="Kommentarzeichen"/>
                <w:rFonts w:ascii="Aptos" w:eastAsia="Aptos" w:hAnsi="Aptos" w:cs="Arial"/>
                <w:sz w:val="22"/>
                <w:szCs w:val="22"/>
                <w:highlight w:val="yellow"/>
              </w:rPr>
              <w:commentReference w:id="25"/>
            </w:r>
            <w:r w:rsidRPr="02F359BF">
              <w:rPr>
                <w:rFonts w:ascii="Aptos" w:eastAsia="Aptos" w:hAnsi="Aptos" w:cs="Arial"/>
                <w:highlight w:val="yellow"/>
              </w:rPr>
              <w:t>)</w:t>
            </w:r>
            <w:r w:rsidRPr="02F359BF">
              <w:rPr>
                <w:rFonts w:ascii="Aptos" w:eastAsia="Aptos" w:hAnsi="Aptos" w:cs="Arial"/>
              </w:rPr>
              <w:t xml:space="preserve"> oder auf Anfrage per Mail </w:t>
            </w:r>
            <w:r w:rsidRPr="02F359BF">
              <w:rPr>
                <w:rFonts w:ascii="Aptos" w:eastAsia="Aptos" w:hAnsi="Aptos" w:cs="Arial"/>
                <w:highlight w:val="yellow"/>
              </w:rPr>
              <w:t xml:space="preserve">(siehe </w:t>
            </w:r>
            <w:commentRangeStart w:id="26"/>
            <w:r w:rsidRPr="02F359BF">
              <w:rPr>
                <w:rFonts w:ascii="Aptos" w:eastAsia="Aptos" w:hAnsi="Aptos" w:cs="Arial"/>
                <w:highlight w:val="yellow"/>
              </w:rPr>
              <w:t>Kontakt</w:t>
            </w:r>
            <w:commentRangeEnd w:id="26"/>
            <w:r w:rsidR="00E91797" w:rsidRPr="02F359BF">
              <w:rPr>
                <w:rStyle w:val="Kommentarzeichen"/>
                <w:rFonts w:ascii="Aptos" w:eastAsia="Aptos" w:hAnsi="Aptos" w:cs="Arial"/>
                <w:sz w:val="22"/>
                <w:szCs w:val="22"/>
                <w:highlight w:val="yellow"/>
              </w:rPr>
              <w:commentReference w:id="26"/>
            </w:r>
            <w:r w:rsidRPr="02F359BF">
              <w:rPr>
                <w:rFonts w:ascii="Aptos" w:eastAsia="Aptos" w:hAnsi="Aptos" w:cs="Arial"/>
                <w:highlight w:val="yellow"/>
              </w:rPr>
              <w:t>)</w:t>
            </w:r>
          </w:p>
        </w:tc>
      </w:tr>
      <w:tr w:rsidR="007C20A8" w14:paraId="49CCBA3A" w14:textId="4C488F60" w:rsidTr="00E91797">
        <w:trPr>
          <w:trHeight w:val="300"/>
        </w:trPr>
        <w:tc>
          <w:tcPr>
            <w:tcW w:w="4326" w:type="dxa"/>
          </w:tcPr>
          <w:p w14:paraId="0B9C487A" w14:textId="0A43615E" w:rsidR="007C20A8" w:rsidRDefault="007C20A8" w:rsidP="00952C44">
            <w:pPr>
              <w:rPr>
                <w:rFonts w:ascii="Aptos" w:eastAsia="Aptos" w:hAnsi="Aptos" w:cs="Arial"/>
              </w:rPr>
            </w:pPr>
            <w:hyperlink r:id="rId56">
              <w:r w:rsidRPr="4375333E">
                <w:rPr>
                  <w:rStyle w:val="Hyperlink"/>
                  <w:rFonts w:ascii="Aptos" w:eastAsia="Aptos" w:hAnsi="Aptos" w:cs="Arial"/>
                  <w:b/>
                  <w:bCs/>
                  <w:u w:val="none"/>
                </w:rPr>
                <w:t>Wie geht es weiter nach der Einreichung des Projektantrags?</w:t>
              </w:r>
            </w:hyperlink>
          </w:p>
          <w:p w14:paraId="1FBA76B9" w14:textId="33A6EF74" w:rsidR="007C20A8" w:rsidRDefault="007C20A8" w:rsidP="00952C44">
            <w:pPr>
              <w:rPr>
                <w:rFonts w:ascii="Aptos" w:eastAsia="Aptos" w:hAnsi="Aptos" w:cs="Arial"/>
              </w:rPr>
            </w:pPr>
            <w:r w:rsidRPr="4375333E">
              <w:rPr>
                <w:rFonts w:ascii="Aptos" w:eastAsia="Aptos" w:hAnsi="Aptos" w:cs="Arial"/>
              </w:rPr>
              <w:lastRenderedPageBreak/>
              <w:t>Die Projektgruppe und die Schulleitung(en) erhalten eine automatische Einreichbestätigung zum eingereichten Antrag. Danach prüft die Geschäftsstelle Innovationsfonds die Einhaltung der formalen Kriterien. Sind die formalen Kriterien erfüllt, leitet sie den Antrag an die Jury weiter. Ansonsten informiert sie die Projektgruppe über nötige Anpassungen.</w:t>
            </w:r>
          </w:p>
        </w:tc>
        <w:tc>
          <w:tcPr>
            <w:tcW w:w="4736" w:type="dxa"/>
          </w:tcPr>
          <w:p w14:paraId="72D668F2" w14:textId="09C3BD43" w:rsidR="007C20A8" w:rsidRDefault="007C20A8" w:rsidP="00537DFE">
            <w:pPr>
              <w:rPr>
                <w:rFonts w:ascii="Aptos" w:eastAsia="Aptos" w:hAnsi="Aptos" w:cs="Arial"/>
                <w:b/>
                <w:bCs/>
              </w:rPr>
            </w:pPr>
            <w:r w:rsidRPr="6BC9DB20">
              <w:rPr>
                <w:rFonts w:ascii="Aptos" w:eastAsia="Aptos" w:hAnsi="Aptos" w:cs="Arial"/>
                <w:b/>
                <w:bCs/>
              </w:rPr>
              <w:lastRenderedPageBreak/>
              <w:t>Was passiert mit dem eingereichten Projektantrag?</w:t>
            </w:r>
          </w:p>
          <w:p w14:paraId="16B137BC" w14:textId="4AAE1E67" w:rsidR="007C20A8" w:rsidRPr="4375333E" w:rsidRDefault="007C20A8" w:rsidP="6BC9DB20">
            <w:pPr>
              <w:rPr>
                <w:rFonts w:ascii="Aptos" w:eastAsia="Aptos" w:hAnsi="Aptos" w:cs="Aptos"/>
              </w:rPr>
            </w:pPr>
            <w:r w:rsidRPr="6BC9DB20">
              <w:rPr>
                <w:rFonts w:ascii="Aptos" w:eastAsia="Aptos" w:hAnsi="Aptos" w:cs="Arial"/>
              </w:rPr>
              <w:lastRenderedPageBreak/>
              <w:t xml:space="preserve">Mit der Einreichung erhalten die Projektgruppe und die Schulleitung(en) automatisch eine Eingangsbestätigung. </w:t>
            </w:r>
            <w:r>
              <w:br/>
            </w:r>
            <w:r w:rsidRPr="6BC9DB20">
              <w:rPr>
                <w:rFonts w:ascii="Aptos" w:eastAsia="Aptos" w:hAnsi="Aptos" w:cs="Arial"/>
              </w:rPr>
              <w:t>Anschliessend prüft die Geschäftsstelle des Innovationsfonds, ob die formalen Kriterien erfüllt sind. Falls nicht, nimmt die Geschäftsstelle mit der Projektgruppe Kontakt auf.</w:t>
            </w:r>
            <w:r>
              <w:br/>
            </w:r>
            <w:r>
              <w:br/>
            </w:r>
            <w:r w:rsidRPr="6BC9DB20">
              <w:rPr>
                <w:rFonts w:ascii="Aptos" w:eastAsia="Aptos" w:hAnsi="Aptos" w:cs="Aptos"/>
              </w:rPr>
              <w:t xml:space="preserve"> Sind die formalen Kriterien erfüllt, wird der Projektantrag an die Jury weitergeleitet.</w:t>
            </w:r>
            <w:r>
              <w:br/>
            </w:r>
            <w:r>
              <w:br/>
            </w:r>
            <w:r w:rsidRPr="6BC9DB20">
              <w:rPr>
                <w:rFonts w:ascii="Aptos" w:eastAsia="Aptos" w:hAnsi="Aptos" w:cs="Aptos"/>
              </w:rPr>
              <w:t>Die </w:t>
            </w:r>
            <w:hyperlink r:id="rId57">
              <w:r w:rsidRPr="6BC9DB20">
                <w:rPr>
                  <w:rStyle w:val="Hyperlink"/>
                  <w:rFonts w:ascii="Aptos" w:eastAsia="Aptos" w:hAnsi="Aptos" w:cs="Aptos"/>
                </w:rPr>
                <w:t>Jury</w:t>
              </w:r>
            </w:hyperlink>
            <w:r w:rsidRPr="6BC9DB20">
              <w:rPr>
                <w:rFonts w:ascii="Aptos" w:eastAsia="Aptos" w:hAnsi="Aptos" w:cs="Aptos"/>
              </w:rPr>
              <w:t>, welche den Entscheid zur Förderung von Projekten fällt, ist breit abgestützt. Sie bewertet die Projekte nach den festgelegten Kriterien (siehe Rahmenbedingungen: "Welche Kriterien gelten für die Förderung? “).</w:t>
            </w:r>
            <w:r>
              <w:br/>
            </w:r>
            <w:r>
              <w:br/>
            </w:r>
            <w:r>
              <w:br/>
            </w:r>
            <w:r>
              <w:br/>
            </w:r>
          </w:p>
        </w:tc>
      </w:tr>
      <w:tr w:rsidR="007C20A8" w14:paraId="47DF73F0" w14:textId="27B3E351" w:rsidTr="00E91797">
        <w:trPr>
          <w:trHeight w:val="300"/>
        </w:trPr>
        <w:tc>
          <w:tcPr>
            <w:tcW w:w="4326" w:type="dxa"/>
          </w:tcPr>
          <w:p w14:paraId="0E0F7F67" w14:textId="5B583387" w:rsidR="007C20A8" w:rsidRDefault="007C20A8" w:rsidP="00952C44">
            <w:pPr>
              <w:rPr>
                <w:rFonts w:ascii="Aptos" w:eastAsia="Aptos" w:hAnsi="Aptos" w:cs="Arial"/>
              </w:rPr>
            </w:pPr>
            <w:hyperlink r:id="rId58">
              <w:r w:rsidRPr="4375333E">
                <w:rPr>
                  <w:rStyle w:val="Hyperlink"/>
                  <w:rFonts w:ascii="Aptos" w:eastAsia="Aptos" w:hAnsi="Aptos" w:cs="Arial"/>
                  <w:b/>
                  <w:bCs/>
                  <w:u w:val="none"/>
                </w:rPr>
                <w:t>Jury-Entscheid zur Förderung von Projekten</w:t>
              </w:r>
            </w:hyperlink>
          </w:p>
        </w:tc>
        <w:tc>
          <w:tcPr>
            <w:tcW w:w="4736" w:type="dxa"/>
          </w:tcPr>
          <w:p w14:paraId="3B2460DC" w14:textId="77777777" w:rsidR="007C20A8" w:rsidRPr="4375333E" w:rsidRDefault="007C20A8" w:rsidP="00952C44">
            <w:pPr>
              <w:rPr>
                <w:color w:val="FF0000"/>
              </w:rPr>
            </w:pPr>
          </w:p>
        </w:tc>
      </w:tr>
      <w:tr w:rsidR="007C20A8" w14:paraId="0C94B1E3" w14:textId="7DA4A7DE" w:rsidTr="00E91797">
        <w:trPr>
          <w:trHeight w:val="300"/>
        </w:trPr>
        <w:tc>
          <w:tcPr>
            <w:tcW w:w="4326" w:type="dxa"/>
          </w:tcPr>
          <w:p w14:paraId="41B6FB06" w14:textId="7A0A4C52" w:rsidR="007C20A8" w:rsidRDefault="007C20A8" w:rsidP="00952C44">
            <w:pPr>
              <w:rPr>
                <w:rFonts w:ascii="Aptos" w:eastAsia="Aptos" w:hAnsi="Aptos" w:cs="Arial"/>
              </w:rPr>
            </w:pPr>
            <w:hyperlink r:id="rId59">
              <w:r w:rsidRPr="4375333E">
                <w:rPr>
                  <w:rStyle w:val="Hyperlink"/>
                  <w:rFonts w:ascii="Aptos" w:eastAsia="Aptos" w:hAnsi="Aptos" w:cs="Arial"/>
                  <w:b/>
                  <w:bCs/>
                  <w:u w:val="none"/>
                </w:rPr>
                <w:t>Beratung und Begleitung von geförderten Projekten bis zu deren Abschluss</w:t>
              </w:r>
            </w:hyperlink>
          </w:p>
          <w:p w14:paraId="62A3E17B" w14:textId="5719E571" w:rsidR="007C20A8" w:rsidRDefault="007C20A8" w:rsidP="00952C44">
            <w:pPr>
              <w:rPr>
                <w:rFonts w:ascii="Aptos" w:eastAsia="Aptos" w:hAnsi="Aptos" w:cs="Arial"/>
              </w:rPr>
            </w:pPr>
            <w:r w:rsidRPr="4375333E">
              <w:rPr>
                <w:rFonts w:ascii="Aptos" w:eastAsia="Aptos" w:hAnsi="Aptos" w:cs="Arial"/>
              </w:rPr>
              <w:t>Nach dem Förderentscheid startet das Projekt und kann über ein bis drei Jahre umgesetzt werden. Über diese Zeit werden die Antragsstellenden vom DLH weiter begleitet. Die Projektbegleitung fordert sporadisch einen kurzen Statusbericht ein, welcher den Fortschritt des Projekts dokumentiert und den Finanzmitteleinsatz transparent macht.</w:t>
            </w:r>
          </w:p>
        </w:tc>
        <w:tc>
          <w:tcPr>
            <w:tcW w:w="4736" w:type="dxa"/>
          </w:tcPr>
          <w:p w14:paraId="2D3B50A8" w14:textId="03E3B6E3" w:rsidR="007C20A8" w:rsidRDefault="007C20A8" w:rsidP="00537DFE">
            <w:pPr>
              <w:rPr>
                <w:b/>
                <w:bCs/>
              </w:rPr>
            </w:pPr>
            <w:r w:rsidRPr="6BC9DB20">
              <w:rPr>
                <w:b/>
                <w:bCs/>
              </w:rPr>
              <w:t>Was geschieht nach dem Juryentscheid?</w:t>
            </w:r>
          </w:p>
          <w:p w14:paraId="7E333EB9" w14:textId="77777777" w:rsidR="007C20A8" w:rsidRDefault="007C20A8" w:rsidP="00537DFE">
            <w:pPr>
              <w:rPr>
                <w:rFonts w:ascii="Aptos" w:eastAsia="Aptos" w:hAnsi="Aptos" w:cs="Aptos"/>
              </w:rPr>
            </w:pPr>
            <w:r w:rsidRPr="6BC9DB20">
              <w:rPr>
                <w:rFonts w:ascii="Aptos" w:eastAsia="Aptos" w:hAnsi="Aptos" w:cs="Aptos"/>
              </w:rPr>
              <w:t>Der DLH informiert die Projektgruppe anschliessend über den Entscheid zur Förderung. (Weitere Auskünfte über den Jury-Entscheid werden nicht erteilt. Der Rechtsweg ist ausgeschlossen.)</w:t>
            </w:r>
          </w:p>
          <w:p w14:paraId="05E79747" w14:textId="50AFFF5A" w:rsidR="007C20A8" w:rsidRDefault="007C20A8" w:rsidP="00537DFE"/>
          <w:p w14:paraId="67FD4EEF" w14:textId="77777777" w:rsidR="007C20A8" w:rsidRDefault="007C20A8" w:rsidP="00537DFE"/>
          <w:p w14:paraId="68478223" w14:textId="3AAB7739" w:rsidR="007C20A8" w:rsidRDefault="007C20A8" w:rsidP="00F23D0A">
            <w:r>
              <w:t>Bei einem positiven Entscheid dürfen die Projektteams sofort mit der Umsetzung ihres Projekts beginnen. Diese kann in der Regel über ein bis drei Jahre dauern. Während dieser Zeit werden die Projektgruppen vom DLH begleitet und unterstützt. Dazu gehören Austausch, Beratung sowie punktuelle Rückmeldungen zum Projektverlauf, um den Fortschritt des Projekts festzuhalten und den Einsatz der Fördermittel nachvollziehbar zu dokumentieren.</w:t>
            </w:r>
          </w:p>
          <w:p w14:paraId="7B467B8B" w14:textId="77777777" w:rsidR="007C20A8" w:rsidRDefault="007C20A8" w:rsidP="00952C44">
            <w:pPr>
              <w:rPr>
                <w:b/>
                <w:bCs/>
              </w:rPr>
            </w:pPr>
          </w:p>
          <w:p w14:paraId="30C8E895" w14:textId="7B8EDD7C" w:rsidR="007C20A8" w:rsidRPr="00F23D0A" w:rsidRDefault="007C20A8" w:rsidP="00952C44">
            <w:r>
              <w:t>Bei einem negativen Entscheid kann das Projektteam seinen Projektantrag auf das Juryfeedback hin überarbeiten und nach frühestens sechs Wochen wiedereinreichen.</w:t>
            </w:r>
          </w:p>
        </w:tc>
      </w:tr>
      <w:tr w:rsidR="007C20A8" w14:paraId="131F9FA1" w14:textId="268F7C90" w:rsidTr="00E91797">
        <w:trPr>
          <w:trHeight w:val="300"/>
        </w:trPr>
        <w:tc>
          <w:tcPr>
            <w:tcW w:w="4326" w:type="dxa"/>
          </w:tcPr>
          <w:p w14:paraId="2B04B039" w14:textId="4EFE878E" w:rsidR="007C20A8" w:rsidRDefault="007C20A8" w:rsidP="00952C44">
            <w:pPr>
              <w:rPr>
                <w:rFonts w:ascii="Aptos" w:eastAsia="Aptos" w:hAnsi="Aptos" w:cs="Arial"/>
              </w:rPr>
            </w:pPr>
            <w:hyperlink r:id="rId60">
              <w:r w:rsidRPr="4375333E">
                <w:rPr>
                  <w:rStyle w:val="Hyperlink"/>
                  <w:rFonts w:ascii="Aptos" w:eastAsia="Aptos" w:hAnsi="Aptos" w:cs="Arial"/>
                  <w:b/>
                  <w:bCs/>
                  <w:u w:val="none"/>
                </w:rPr>
                <w:t>Publikation von Innovationsvorhaben und abgeschlossenen Projekten</w:t>
              </w:r>
            </w:hyperlink>
          </w:p>
          <w:p w14:paraId="2FB28487" w14:textId="5B939156" w:rsidR="007C20A8" w:rsidRDefault="007C20A8" w:rsidP="00952C44">
            <w:pPr>
              <w:rPr>
                <w:rFonts w:ascii="Aptos" w:eastAsia="Aptos" w:hAnsi="Aptos" w:cs="Arial"/>
              </w:rPr>
            </w:pPr>
            <w:r w:rsidRPr="4375333E">
              <w:rPr>
                <w:rFonts w:ascii="Aptos" w:eastAsia="Aptos" w:hAnsi="Aptos" w:cs="Arial"/>
              </w:rPr>
              <w:t xml:space="preserve">Innovationsvorhaben und -projekte werden sichtbar und verfügbar gemacht, damit weitere Lehrpersonen Inspiration zur Unterrichtsentwicklung erhalten, </w:t>
            </w:r>
            <w:r w:rsidRPr="4375333E">
              <w:rPr>
                <w:rFonts w:ascii="Aptos" w:eastAsia="Aptos" w:hAnsi="Aptos" w:cs="Arial"/>
              </w:rPr>
              <w:lastRenderedPageBreak/>
              <w:t>Erfahrungen im DLH-Netzwerk austauschen und Unterrichtsprojekte nutzen können. Die Projektbeschreibungen werden von DLH-Mitarbeitenden aufbereitet und in Absprache mit den Lehrpersonen öffentlich publiziert.</w:t>
            </w:r>
          </w:p>
          <w:p w14:paraId="39CB44E5" w14:textId="26D0C22B" w:rsidR="007C20A8" w:rsidRDefault="007C20A8" w:rsidP="00952C44">
            <w:pPr>
              <w:rPr>
                <w:rFonts w:ascii="Aptos" w:eastAsia="Aptos" w:hAnsi="Aptos" w:cs="Arial"/>
              </w:rPr>
            </w:pPr>
            <w:r w:rsidRPr="4375333E">
              <w:rPr>
                <w:rFonts w:ascii="Aptos" w:eastAsia="Aptos" w:hAnsi="Aptos" w:cs="Arial"/>
              </w:rPr>
              <w:t>Nach Abschluss des Projektes (in der Regel spätestens 3 Jahre nach dem Start) veröffentlichen DLH-Mitarbeitende die Projektdokumentation und -produkte, wieder nach Absprache mit den Lehrpersonen.</w:t>
            </w:r>
          </w:p>
          <w:p w14:paraId="30B4C127" w14:textId="3A7114A6" w:rsidR="007C20A8" w:rsidRDefault="007C20A8" w:rsidP="00952C44"/>
        </w:tc>
        <w:tc>
          <w:tcPr>
            <w:tcW w:w="4736" w:type="dxa"/>
          </w:tcPr>
          <w:p w14:paraId="2F436E48" w14:textId="5E814411" w:rsidR="007C20A8" w:rsidRDefault="007C20A8" w:rsidP="00F23D0A">
            <w:pPr>
              <w:rPr>
                <w:b/>
                <w:bCs/>
              </w:rPr>
            </w:pPr>
            <w:r w:rsidRPr="6BC9DB20">
              <w:rPr>
                <w:b/>
                <w:bCs/>
              </w:rPr>
              <w:lastRenderedPageBreak/>
              <w:t xml:space="preserve">Wie werden </w:t>
            </w:r>
            <w:r>
              <w:rPr>
                <w:b/>
                <w:bCs/>
              </w:rPr>
              <w:t>Erfahrungen und Ergebnisse geteilt</w:t>
            </w:r>
            <w:r w:rsidRPr="6BC9DB20">
              <w:rPr>
                <w:b/>
                <w:bCs/>
              </w:rPr>
              <w:t>?</w:t>
            </w:r>
          </w:p>
          <w:p w14:paraId="1085759F" w14:textId="201D1718" w:rsidR="007C20A8" w:rsidRDefault="007C20A8" w:rsidP="00F23D0A">
            <w:pPr>
              <w:rPr>
                <w:rFonts w:ascii="Aptos" w:eastAsia="Aptos" w:hAnsi="Aptos" w:cs="Aptos"/>
                <w:highlight w:val="yellow"/>
              </w:rPr>
            </w:pPr>
            <w:r>
              <w:t xml:space="preserve">Der DLH macht in Absprache mit dem Projektteam geförderte Innovationsvorhaben, </w:t>
            </w:r>
            <w:commentRangeStart w:id="27"/>
            <w:r>
              <w:t xml:space="preserve">Projektresultate, Learningsund Projektprodukte </w:t>
            </w:r>
            <w:commentRangeEnd w:id="27"/>
            <w:r w:rsidR="00F3268B">
              <w:rPr>
                <w:rStyle w:val="Kommentarzeichen"/>
                <w:sz w:val="22"/>
                <w:szCs w:val="22"/>
              </w:rPr>
              <w:commentReference w:id="27"/>
            </w:r>
            <w:r>
              <w:t xml:space="preserve">sichtbar und zugänglich, damit andere </w:t>
            </w:r>
            <w:r>
              <w:lastRenderedPageBreak/>
              <w:t xml:space="preserve">Lehrpersonen Inspiration für die eigene Unterrichtsentwicklung erhalten und von den positiven und negativen Erfahrungen profitieren können: </w:t>
            </w:r>
            <w:r>
              <w:br/>
            </w:r>
            <w:r w:rsidRPr="6BC9DB20">
              <w:rPr>
                <w:highlight w:val="yellow"/>
              </w:rPr>
              <w:t xml:space="preserve">LINK zu Projektvorstellungen </w:t>
            </w:r>
            <w:hyperlink r:id="rId61">
              <w:r w:rsidRPr="6BC9DB20">
                <w:rPr>
                  <w:rStyle w:val="Hyperlink"/>
                  <w:rFonts w:ascii="Aptos" w:eastAsia="Aptos" w:hAnsi="Aptos" w:cs="Aptos"/>
                  <w:highlight w:val="yellow"/>
                </w:rPr>
                <w:t>Übersicht – Digital Learning Hub Sek II</w:t>
              </w:r>
            </w:hyperlink>
          </w:p>
          <w:p w14:paraId="69AA7162" w14:textId="77777777" w:rsidR="007C20A8" w:rsidRPr="4375333E" w:rsidRDefault="007C20A8" w:rsidP="00952C44">
            <w:pPr>
              <w:rPr>
                <w:b/>
                <w:bCs/>
              </w:rPr>
            </w:pPr>
          </w:p>
        </w:tc>
      </w:tr>
      <w:tr w:rsidR="007C20A8" w14:paraId="0E2ABEBF" w14:textId="4ACCAAF8" w:rsidTr="00E91797">
        <w:trPr>
          <w:trHeight w:val="300"/>
        </w:trPr>
        <w:tc>
          <w:tcPr>
            <w:tcW w:w="4326" w:type="dxa"/>
          </w:tcPr>
          <w:p w14:paraId="60ED1BDD" w14:textId="54D15580" w:rsidR="007C20A8" w:rsidRDefault="007C20A8" w:rsidP="00952C44">
            <w:pPr>
              <w:rPr>
                <w:rFonts w:ascii="Aptos" w:eastAsia="Aptos" w:hAnsi="Aptos" w:cs="Aptos"/>
                <w:color w:val="1D3437"/>
              </w:rPr>
            </w:pPr>
            <w:hyperlink r:id="rId62">
              <w:r w:rsidRPr="4375333E">
                <w:rPr>
                  <w:rStyle w:val="Hyperlink"/>
                  <w:rFonts w:ascii="Aptos" w:eastAsia="Aptos" w:hAnsi="Aptos" w:cs="Aptos"/>
                  <w:b/>
                  <w:bCs/>
                  <w:color w:val="1D3437"/>
                  <w:u w:val="none"/>
                </w:rPr>
                <w:t>Der Schritt danach: Weiterentwicklung durch den DLH für eine breite und langfristige Nutzung</w:t>
              </w:r>
            </w:hyperlink>
          </w:p>
          <w:p w14:paraId="619C78B9" w14:textId="423F4C99" w:rsidR="007C20A8" w:rsidRDefault="007C20A8" w:rsidP="00952C44">
            <w:pPr>
              <w:rPr>
                <w:rFonts w:ascii="Aptos" w:eastAsia="Aptos" w:hAnsi="Aptos" w:cs="Aptos"/>
                <w:color w:val="1D3437"/>
              </w:rPr>
            </w:pPr>
            <w:r w:rsidRPr="4375333E">
              <w:rPr>
                <w:rFonts w:ascii="Aptos" w:eastAsia="Aptos" w:hAnsi="Aptos" w:cs="Aptos"/>
                <w:color w:val="1D3437"/>
              </w:rPr>
              <w:t>Nach Abschluss der Innovationsfondsprojekte werden Projekte bzw. Produkte mit Potential auf- bzw. weiterbearbeitet, damit sie von möglichst vielen Lehrpersonen und möglichst langfristig genutzt werden können. Dies ist ein Folgeprozess, der vom DLH geleitet wird. Zu dieser Phase gehören z.B. inhaltliche Anpassungen und Weiterentwicklungen von Projekten/Produkten, aber auch Vernetzungsaktivitäten (z. B. Präsentation von Projekten in einem Impuls-Workshop sowie Diskussion von «Learnings» in der DLH-Community).</w:t>
            </w:r>
          </w:p>
        </w:tc>
        <w:tc>
          <w:tcPr>
            <w:tcW w:w="4736" w:type="dxa"/>
          </w:tcPr>
          <w:p w14:paraId="075E506E" w14:textId="5BBEBB82" w:rsidR="007C20A8" w:rsidRDefault="007C20A8" w:rsidP="6BC9DB20">
            <w:pPr>
              <w:rPr>
                <w:b/>
                <w:bCs/>
              </w:rPr>
            </w:pPr>
            <w:r w:rsidRPr="6BC9DB20">
              <w:rPr>
                <w:b/>
                <w:bCs/>
              </w:rPr>
              <w:t>Wa</w:t>
            </w:r>
            <w:r w:rsidR="00C7571E">
              <w:rPr>
                <w:b/>
                <w:bCs/>
              </w:rPr>
              <w:t>s geschieht nach dem Projektabschluss</w:t>
            </w:r>
            <w:r w:rsidRPr="6BC9DB20">
              <w:rPr>
                <w:b/>
                <w:bCs/>
              </w:rPr>
              <w:t>?</w:t>
            </w:r>
          </w:p>
          <w:p w14:paraId="4A673656" w14:textId="77777777" w:rsidR="007C20A8" w:rsidRDefault="007C20A8" w:rsidP="009A1483">
            <w:r>
              <w:t>Unabhängig von der Projektart können ausgewählte Projektresultate durch den DLH gemeinsam mit Lehrpersonen weiterentwickelt, aufbereitet und für eine breitere Nutzung zugänglich gemacht werden.</w:t>
            </w:r>
          </w:p>
          <w:p w14:paraId="28C7DB4A" w14:textId="7D8A399B" w:rsidR="007C20A8" w:rsidRPr="4375333E" w:rsidRDefault="007C20A8" w:rsidP="6BC9DB20">
            <w:pPr>
              <w:rPr>
                <w:b/>
                <w:bCs/>
                <w:highlight w:val="yellow"/>
              </w:rPr>
            </w:pPr>
            <w:r>
              <w:t xml:space="preserve">Dazu gehören beispielsweise Projektvorstellungen, </w:t>
            </w:r>
            <w:hyperlink r:id="rId63">
              <w:r w:rsidRPr="00E91797">
                <w:rPr>
                  <w:rStyle w:val="Hyperlink"/>
                  <w:highlight w:val="yellow"/>
                </w:rPr>
                <w:t>Workshops</w:t>
              </w:r>
            </w:hyperlink>
            <w:r w:rsidRPr="00E91797">
              <w:rPr>
                <w:highlight w:val="yellow"/>
              </w:rPr>
              <w:t>,</w:t>
            </w:r>
            <w:r>
              <w:t xml:space="preserve"> Weiterentwicklungen von </w:t>
            </w:r>
            <w:commentRangeStart w:id="28"/>
            <w:r w:rsidRPr="6BC9DB20">
              <w:rPr>
                <w:highlight w:val="yellow"/>
              </w:rPr>
              <w:t xml:space="preserve">Unterrichtsmaterialien oder der Austausch von Erfahrungen und Learnings innerhalb der </w:t>
            </w:r>
            <w:r w:rsidRPr="00E91797">
              <w:t>DLH-Community</w:t>
            </w:r>
            <w:commentRangeEnd w:id="28"/>
            <w:r w:rsidR="0057662E" w:rsidRPr="00E91797">
              <w:rPr>
                <w:rStyle w:val="Kommentarzeichen"/>
                <w:sz w:val="22"/>
                <w:szCs w:val="22"/>
              </w:rPr>
              <w:commentReference w:id="28"/>
            </w:r>
            <w:r w:rsidRPr="00E91797">
              <w:t>.</w:t>
            </w:r>
          </w:p>
        </w:tc>
      </w:tr>
    </w:tbl>
    <w:p w14:paraId="3100EEE0" w14:textId="3E544E06" w:rsidR="09B4F881" w:rsidRDefault="09B4F881" w:rsidP="09B4F881"/>
    <w:p w14:paraId="4052951C" w14:textId="2549A5DD" w:rsidR="00134CA9" w:rsidRDefault="00E91797" w:rsidP="4375333E">
      <w:r>
        <w:rPr>
          <w:noProof/>
        </w:rPr>
        <mc:AlternateContent>
          <mc:Choice Requires="wpi">
            <w:drawing>
              <wp:anchor distT="0" distB="0" distL="114300" distR="114300" simplePos="0" relativeHeight="251683840" behindDoc="0" locked="0" layoutInCell="1" allowOverlap="1" wp14:anchorId="17496134" wp14:editId="42E68053">
                <wp:simplePos x="0" y="0"/>
                <wp:positionH relativeFrom="column">
                  <wp:posOffset>767715</wp:posOffset>
                </wp:positionH>
                <wp:positionV relativeFrom="paragraph">
                  <wp:posOffset>-438785</wp:posOffset>
                </wp:positionV>
                <wp:extent cx="1811600" cy="1471320"/>
                <wp:effectExtent l="38100" t="38100" r="36830" b="52705"/>
                <wp:wrapNone/>
                <wp:docPr id="1742040553" name="Freihand 25"/>
                <wp:cNvGraphicFramePr/>
                <a:graphic xmlns:a="http://schemas.openxmlformats.org/drawingml/2006/main">
                  <a:graphicData uri="http://schemas.microsoft.com/office/word/2010/wordprocessingInk">
                    <w14:contentPart bwMode="auto" r:id="rId64">
                      <w14:nvContentPartPr>
                        <w14:cNvContentPartPr/>
                      </w14:nvContentPartPr>
                      <w14:xfrm>
                        <a:off x="0" y="0"/>
                        <a:ext cx="1811600" cy="1471320"/>
                      </w14:xfrm>
                    </w14:contentPart>
                  </a:graphicData>
                </a:graphic>
              </wp:anchor>
            </w:drawing>
          </mc:Choice>
          <mc:Fallback>
            <w:pict>
              <v:shape w14:anchorId="5A7E2874" id="Freihand 25" o:spid="_x0000_s1026" type="#_x0000_t75" style="position:absolute;margin-left:59.95pt;margin-top:-35.05pt;width:143.65pt;height:116.8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">
                <v:imagedata r:id="rId65" o:title=""/>
              </v:shape>
            </w:pict>
          </mc:Fallback>
        </mc:AlternateContent>
      </w:r>
      <w:r w:rsidR="31F83EB4">
        <w:rPr>
          <w:noProof/>
        </w:rPr>
        <w:drawing>
          <wp:inline distT="0" distB="0" distL="0" distR="0" wp14:anchorId="5E30E51A" wp14:editId="5223FAB4">
            <wp:extent cx="4820467" cy="973316"/>
            <wp:effectExtent l="0" t="0" r="0" b="0"/>
            <wp:docPr id="393224121"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43093" name="Grafik 1" descr="Ein Bild, das Text, Screenshot, Schrift enthält.&#10;&#10;KI-generierte Inhalte können fehlerhaft sein."/>
                    <pic:cNvPicPr/>
                  </pic:nvPicPr>
                  <pic:blipFill>
                    <a:blip r:embed="rId66"/>
                    <a:srcRect b="74689"/>
                    <a:stretch>
                      <a:fillRect/>
                    </a:stretch>
                  </pic:blipFill>
                  <pic:spPr>
                    <a:xfrm>
                      <a:off x="0" y="0"/>
                      <a:ext cx="4820467" cy="973316"/>
                    </a:xfrm>
                    <a:prstGeom prst="rect">
                      <a:avLst/>
                    </a:prstGeom>
                  </pic:spPr>
                </pic:pic>
              </a:graphicData>
            </a:graphic>
          </wp:inline>
        </w:drawing>
      </w:r>
    </w:p>
    <w:p w14:paraId="59A72151" w14:textId="6D995DFB" w:rsidR="00134CA9" w:rsidRDefault="31F83EB4" w:rsidP="4375333E">
      <w:pPr>
        <w:rPr>
          <w:b/>
          <w:bCs/>
          <w:highlight w:val="yellow"/>
        </w:rPr>
      </w:pPr>
      <w:r w:rsidRPr="4375333E">
        <w:rPr>
          <w:b/>
          <w:bCs/>
          <w:highlight w:val="yellow"/>
        </w:rPr>
        <w:t>Neuer text:</w:t>
      </w:r>
    </w:p>
    <w:p w14:paraId="522AE9D2" w14:textId="2979263A" w:rsidR="00134CA9" w:rsidRDefault="31F83EB4" w:rsidP="4375333E">
      <w:pPr>
        <w:rPr>
          <w:b/>
          <w:bCs/>
        </w:rPr>
      </w:pPr>
      <w:r w:rsidRPr="4375333E">
        <w:rPr>
          <w:b/>
          <w:bCs/>
        </w:rPr>
        <w:t>Fragen oder Unterstützung?</w:t>
      </w:r>
    </w:p>
    <w:p w14:paraId="10AC78AF" w14:textId="28029C4A" w:rsidR="00134CA9" w:rsidRDefault="31F83EB4" w:rsidP="4375333E">
      <w:r>
        <w:t>Bei Fragen zur Projekteingabe oder bei der Suche nach Kooperationspartner:innen unterstützen Sie die Geschäftsstellen sowie die DLH-Community auf Teams gerne.</w:t>
      </w:r>
    </w:p>
    <w:p w14:paraId="1F72D61D" w14:textId="37947D26" w:rsidR="00134CA9" w:rsidRDefault="694B089C" w:rsidP="4375333E">
      <w:r>
        <w:t>Organisatorisch werden zwei separate Innovationsfonds geführt, um den Besonderheiten der Mittelschulen und der Schulen der Berufsbildung Rechnung zu tragen</w:t>
      </w:r>
      <w:r w:rsidR="54ECEC1B">
        <w:t xml:space="preserve">. </w:t>
      </w:r>
      <w:r w:rsidR="6CE8CA64">
        <w:br/>
      </w:r>
      <w:r w:rsidR="4868A73D">
        <w:t>Die Förderkriterien und der Vergabeprozess sind jedoch vergleichba</w:t>
      </w:r>
      <w:r w:rsidR="54ECEC1B">
        <w:t>r.</w:t>
      </w:r>
      <w:r w:rsidR="00E91797">
        <w:rPr>
          <w:noProof/>
        </w:rPr>
        <w:lastRenderedPageBreak/>
        <mc:AlternateContent>
          <mc:Choice Requires="wpi">
            <w:drawing>
              <wp:anchor distT="0" distB="0" distL="114300" distR="114300" simplePos="0" relativeHeight="251687936" behindDoc="0" locked="0" layoutInCell="1" allowOverlap="1" wp14:anchorId="47C089E4" wp14:editId="017F1216">
                <wp:simplePos x="0" y="0"/>
                <wp:positionH relativeFrom="column">
                  <wp:posOffset>4579620</wp:posOffset>
                </wp:positionH>
                <wp:positionV relativeFrom="paragraph">
                  <wp:posOffset>-292735</wp:posOffset>
                </wp:positionV>
                <wp:extent cx="1687085" cy="4881880"/>
                <wp:effectExtent l="38100" t="38100" r="46990" b="52070"/>
                <wp:wrapNone/>
                <wp:docPr id="1126443273" name="Freihand 29"/>
                <wp:cNvGraphicFramePr/>
                <a:graphic xmlns:a="http://schemas.openxmlformats.org/drawingml/2006/main">
                  <a:graphicData uri="http://schemas.microsoft.com/office/word/2010/wordprocessingInk">
                    <w14:contentPart bwMode="auto" r:id="rId67">
                      <w14:nvContentPartPr>
                        <w14:cNvContentPartPr/>
                      </w14:nvContentPartPr>
                      <w14:xfrm>
                        <a:off x="0" y="0"/>
                        <a:ext cx="1687085" cy="4881880"/>
                      </w14:xfrm>
                    </w14:contentPart>
                  </a:graphicData>
                </a:graphic>
              </wp:anchor>
            </w:drawing>
          </mc:Choice>
          <mc:Fallback>
            <w:pict>
              <v:shape w14:anchorId="5326AD88" id="Freihand 29" o:spid="_x0000_s1026" type="#_x0000_t75" style="position:absolute;margin-left:360.1pt;margin-top:-23.55pt;width:133.85pt;height:385.3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">
                <v:imagedata r:id="rId68" o:title=""/>
              </v:shape>
            </w:pict>
          </mc:Fallback>
        </mc:AlternateContent>
      </w:r>
      <w:commentRangeStart w:id="29"/>
      <w:r w:rsidR="4C843511">
        <w:rPr>
          <w:noProof/>
        </w:rPr>
        <w:drawing>
          <wp:inline distT="0" distB="0" distL="0" distR="0" wp14:anchorId="08DFA1DF" wp14:editId="5F2DA752">
            <wp:extent cx="4820467" cy="2299643"/>
            <wp:effectExtent l="0" t="0" r="0" b="0"/>
            <wp:docPr id="1479443093"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43093" name="Grafik 1" descr="Ein Bild, das Text, Screenshot, Schrift enthält.&#10;&#10;KI-generierte Inhalte können fehlerhaft sein."/>
                    <pic:cNvPicPr/>
                  </pic:nvPicPr>
                  <pic:blipFill>
                    <a:blip r:embed="rId66"/>
                    <a:srcRect t="40198"/>
                    <a:stretch>
                      <a:fillRect/>
                    </a:stretch>
                  </pic:blipFill>
                  <pic:spPr>
                    <a:xfrm>
                      <a:off x="0" y="0"/>
                      <a:ext cx="4820467" cy="2299643"/>
                    </a:xfrm>
                    <a:prstGeom prst="rect">
                      <a:avLst/>
                    </a:prstGeom>
                  </pic:spPr>
                </pic:pic>
              </a:graphicData>
            </a:graphic>
          </wp:inline>
        </w:drawing>
      </w:r>
      <w:commentRangeEnd w:id="29"/>
      <w:r w:rsidR="6CE8CA64">
        <w:rPr>
          <w:rStyle w:val="Kommentarzeichen"/>
          <w:noProof/>
          <w:sz w:val="22"/>
          <w:szCs w:val="22"/>
        </w:rPr>
        <w:commentReference w:id="29"/>
      </w:r>
      <w:r w:rsidR="00E91797">
        <w:rPr>
          <w:noProof/>
        </w:rPr>
        <mc:AlternateContent>
          <mc:Choice Requires="wpi">
            <w:drawing>
              <wp:anchor distT="0" distB="0" distL="114300" distR="114300" simplePos="0" relativeHeight="251688960" behindDoc="0" locked="0" layoutInCell="1" allowOverlap="1" wp14:anchorId="5691E356" wp14:editId="6AE9162A">
                <wp:simplePos x="0" y="0"/>
                <wp:positionH relativeFrom="column">
                  <wp:posOffset>517022</wp:posOffset>
                </wp:positionH>
                <wp:positionV relativeFrom="paragraph">
                  <wp:posOffset>2277685</wp:posOffset>
                </wp:positionV>
                <wp:extent cx="1064160" cy="481680"/>
                <wp:effectExtent l="38100" t="38100" r="41275" b="52070"/>
                <wp:wrapNone/>
                <wp:docPr id="1857087156" name="Freihand 32"/>
                <wp:cNvGraphicFramePr/>
                <a:graphic xmlns:a="http://schemas.openxmlformats.org/drawingml/2006/main">
                  <a:graphicData uri="http://schemas.microsoft.com/office/word/2010/wordprocessingInk">
                    <w14:contentPart bwMode="auto" r:id="rId69">
                      <w14:nvContentPartPr>
                        <w14:cNvContentPartPr/>
                      </w14:nvContentPartPr>
                      <w14:xfrm>
                        <a:off x="0" y="0"/>
                        <a:ext cx="1064160" cy="481680"/>
                      </w14:xfrm>
                    </w14:contentPart>
                  </a:graphicData>
                </a:graphic>
              </wp:anchor>
            </w:drawing>
          </mc:Choice>
          <mc:Fallback>
            <w:pict>
              <v:shape w14:anchorId="5F292536" id="Freihand 32" o:spid="_x0000_s1026" type="#_x0000_t75" style="position:absolute;margin-left:40.2pt;margin-top:178.85pt;width:84.8pt;height:38.9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">
                <v:imagedata r:id="rId70" o:title=""/>
              </v:shape>
            </w:pict>
          </mc:Fallback>
        </mc:AlternateContent>
      </w:r>
      <w:commentRangeStart w:id="30"/>
      <w:r w:rsidR="4C843511">
        <w:rPr>
          <w:noProof/>
        </w:rPr>
        <w:drawing>
          <wp:inline distT="0" distB="0" distL="0" distR="0" wp14:anchorId="056D4E05" wp14:editId="1E3B907E">
            <wp:extent cx="5043487" cy="2485051"/>
            <wp:effectExtent l="0" t="0" r="5080" b="0"/>
            <wp:docPr id="1039285134" name="Grafik 1" descr="Ein Bild, das Text, Computer, Menschliches Gesicht, Kleid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85134" name="Grafik 1" descr="Ein Bild, das Text, Computer, Menschliches Gesicht, Kleidung enthält.&#10;&#10;KI-generierte Inhalte können fehlerhaft sein."/>
                    <pic:cNvPicPr/>
                  </pic:nvPicPr>
                  <pic:blipFill>
                    <a:blip r:embed="rId71"/>
                    <a:stretch>
                      <a:fillRect/>
                    </a:stretch>
                  </pic:blipFill>
                  <pic:spPr>
                    <a:xfrm>
                      <a:off x="0" y="0"/>
                      <a:ext cx="5048736" cy="2487637"/>
                    </a:xfrm>
                    <a:prstGeom prst="rect">
                      <a:avLst/>
                    </a:prstGeom>
                  </pic:spPr>
                </pic:pic>
              </a:graphicData>
            </a:graphic>
          </wp:inline>
        </w:drawing>
      </w:r>
      <w:commentRangeEnd w:id="30"/>
      <w:r w:rsidR="6CE8CA64">
        <w:rPr>
          <w:rStyle w:val="Kommentarzeichen"/>
          <w:sz w:val="22"/>
          <w:szCs w:val="22"/>
        </w:rPr>
        <w:commentReference w:id="30"/>
      </w:r>
    </w:p>
    <w:p w14:paraId="19F2E873" w14:textId="54272683" w:rsidR="00134CA9" w:rsidRDefault="224E6B3B" w:rsidP="4375333E">
      <w:pPr>
        <w:rPr>
          <w:highlight w:val="yellow"/>
        </w:rPr>
      </w:pPr>
      <w:r w:rsidRPr="4375333E">
        <w:rPr>
          <w:highlight w:val="yellow"/>
        </w:rPr>
        <w:t>Titel ändern: Beispiele geförderter Projekte</w:t>
      </w:r>
      <w:r w:rsidR="00134CA9" w:rsidRPr="4375333E">
        <w:rPr>
          <w:highlight w:val="yellow"/>
        </w:rPr>
        <w:t>…..</w:t>
      </w:r>
    </w:p>
    <w:p w14:paraId="73A5A1D5" w14:textId="77777777" w:rsidR="00134CA9" w:rsidRDefault="00134CA9"/>
    <w:p w14:paraId="067F563C" w14:textId="04AE8EC2" w:rsidR="00134CA9" w:rsidRPr="00134CA9" w:rsidRDefault="00134CA9">
      <w:pPr>
        <w:rPr>
          <w:color w:val="EE0000"/>
        </w:rPr>
      </w:pPr>
      <w:r w:rsidRPr="43A500D8">
        <w:rPr>
          <w:color w:val="EE0000"/>
        </w:rPr>
        <w:t>---------------</w:t>
      </w:r>
      <w:r w:rsidRPr="43A500D8">
        <w:rPr>
          <w:rFonts w:ascii="Wingdings" w:eastAsia="Wingdings" w:hAnsi="Wingdings" w:cs="Wingdings"/>
          <w:color w:val="EE0000"/>
        </w:rPr>
        <w:t>à</w:t>
      </w:r>
      <w:r w:rsidRPr="43A500D8">
        <w:rPr>
          <w:color w:val="EE0000"/>
        </w:rPr>
        <w:t xml:space="preserve"> Textstellen aus den Akkordeons hier einzeln mit Verbesserungsinputs:</w:t>
      </w:r>
    </w:p>
    <w:p w14:paraId="3CFC1F88" w14:textId="341DA70D" w:rsidR="00134CA9" w:rsidRDefault="00134CA9" w:rsidP="43A500D8"/>
    <w:p w14:paraId="27ADF1C6" w14:textId="37E700FC" w:rsidR="00873B69" w:rsidRDefault="00873B69" w:rsidP="43A500D8"/>
    <w:p w14:paraId="0EFDCFD8" w14:textId="77777777" w:rsidR="00873B69" w:rsidRDefault="00873B69">
      <w:r>
        <w:br w:type="page"/>
      </w:r>
    </w:p>
    <w:p w14:paraId="67F50514" w14:textId="77777777" w:rsidR="00E91797" w:rsidRDefault="00E91797" w:rsidP="00873B69">
      <w:r w:rsidRPr="00E91797">
        <w:rPr>
          <w:highlight w:val="yellow"/>
        </w:rPr>
        <w:lastRenderedPageBreak/>
        <w:t>Notizen:</w:t>
      </w:r>
    </w:p>
    <w:p w14:paraId="0C8FF7A7" w14:textId="77777777" w:rsidR="00E91797" w:rsidRDefault="00E91797" w:rsidP="00873B69"/>
    <w:p w14:paraId="3A1B3E34" w14:textId="3DD0C12F" w:rsidR="00873B69" w:rsidRDefault="00E91797" w:rsidP="00873B69">
      <w:r>
        <w:t>Textbausteine für Unterseite «Anmeldung»:</w:t>
      </w:r>
      <w:r>
        <w:br/>
      </w:r>
      <w:r>
        <w:br/>
      </w:r>
      <w:r w:rsidR="00873B69">
        <w:t>Projekte erkunden Potenziale und Einschränkungen. Ein Explorer-Projekt zeigt, welche Ideen funktionieren und welche nicht. Die funktionierenden Ideen können z. B. in einem Optimiser-Projekt didaktisiert und optimiert werden. Das wiederum kann als Skaler-Projekt über das Fach, den Lehrgang oder die Schule hinaus in die breite Anwendung gebracht werden.</w:t>
      </w:r>
    </w:p>
    <w:p w14:paraId="0D9945C5" w14:textId="77777777" w:rsidR="00134CA9" w:rsidRDefault="00134CA9" w:rsidP="43A500D8"/>
    <w:sectPr w:rsidR="00134CA9">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Natalie Streiff (BFSU)" w:date="2026-04-15T14:26:00Z" w:initials="NS">
    <w:p w14:paraId="4AB14E13" w14:textId="77777777" w:rsidR="00134CA9" w:rsidRDefault="00134CA9" w:rsidP="00134CA9">
      <w:pPr>
        <w:pStyle w:val="Kommentartext"/>
      </w:pPr>
      <w:r>
        <w:rPr>
          <w:rStyle w:val="Kommentarzeichen"/>
        </w:rPr>
        <w:annotationRef/>
      </w:r>
      <w:r>
        <w:t>Jury raus und die Informationen dazu unten ins Akkordeon als „Juryzusammensetzung“</w:t>
      </w:r>
    </w:p>
  </w:comment>
  <w:comment w:id="0" w:author="Natalie Streiff (BFSU)" w:date="2026-04-15T14:27:00Z" w:initials="NS">
    <w:p w14:paraId="00BA2F22" w14:textId="77777777" w:rsidR="005B436F" w:rsidRDefault="00134CA9" w:rsidP="005B436F">
      <w:pPr>
        <w:pStyle w:val="Kommentartext"/>
      </w:pPr>
      <w:r>
        <w:rPr>
          <w:rStyle w:val="Kommentarzeichen"/>
        </w:rPr>
        <w:annotationRef/>
      </w:r>
      <w:r w:rsidR="005B436F">
        <w:t>Ein Reiter mit „Innovationsförderung“ und einen mit „Ablauf“  (oder diese beiden zusammen als „Informationen“) und einen mit „Projekteingabe“ schaffen --&gt; Einreichung  also auf eigene Unterseite</w:t>
      </w:r>
    </w:p>
  </w:comment>
  <w:comment w:id="2" w:author="Dinter André" w:date="2026-06-25T10:22:00Z" w:initials="AD">
    <w:p w14:paraId="1AD6D744" w14:textId="77777777" w:rsidR="00F50255" w:rsidRDefault="00F50255" w:rsidP="00F50255">
      <w:pPr>
        <w:pStyle w:val="Kommentartext"/>
      </w:pPr>
      <w:r>
        <w:rPr>
          <w:rStyle w:val="Kommentarzeichen"/>
        </w:rPr>
        <w:annotationRef/>
      </w:r>
      <w:r>
        <w:t>Möglicherweise kommt es später, dass auch die Termine wegfallen, die ja nicht mehr nötig sind.</w:t>
      </w:r>
      <w:r>
        <w:br/>
        <w:t>Somit reduziert sich die Unternavigation auf 2 Punkte, was sinnvoll ist. Es muss aussagekräftig und kurz sein. Ich finde „Projekteingabe“ gut. Und etwas, was sich auch optisch stark von der Projekteingabe unterscheidet, vielleicht Alle-Projekte oder Projekt-Sammlung.</w:t>
      </w:r>
    </w:p>
  </w:comment>
  <w:comment w:id="3" w:author="Natalie Streiff (DLH)" w:date="2026-06-16T08:57:00Z" w:initials="N(">
    <w:p w14:paraId="39C5F0F8" w14:textId="63C0B434" w:rsidR="0060614D" w:rsidRDefault="00000000">
      <w:r>
        <w:annotationRef/>
      </w:r>
      <w:r w:rsidRPr="61B0991C">
        <w:t>später verlinken</w:t>
      </w:r>
    </w:p>
  </w:comment>
  <w:comment w:id="4" w:author="DLH Innovationsfonds" w:date="2026-06-23T08:30:00Z" w:initials="DLH">
    <w:p w14:paraId="6D81C3ED" w14:textId="77777777" w:rsidR="00B9318A" w:rsidRDefault="00B9318A" w:rsidP="009119D6">
      <w:pPr>
        <w:pStyle w:val="Kommentartext"/>
      </w:pPr>
      <w:r>
        <w:rPr>
          <w:rStyle w:val="Kommentarzeichen"/>
        </w:rPr>
        <w:annotationRef/>
      </w:r>
      <w:r>
        <w:t>Geschlossenes Akkordeon würde wie diese Tabelle aussehen.</w:t>
      </w:r>
    </w:p>
  </w:comment>
  <w:comment w:id="5" w:author="Dinter André" w:date="2026-06-25T10:25:00Z" w:initials="AD">
    <w:p w14:paraId="00EE3047" w14:textId="77777777" w:rsidR="00F50255" w:rsidRDefault="00F50255" w:rsidP="00F50255">
      <w:pPr>
        <w:pStyle w:val="Kommentartext"/>
      </w:pPr>
      <w:r>
        <w:rPr>
          <w:rStyle w:val="Kommentarzeichen"/>
        </w:rPr>
        <w:annotationRef/>
      </w:r>
      <w:r>
        <w:t>Hier keine Aufforderung an die Lesenden, sondern: … gewichtet, wie in der Tabelle beschrieben.</w:t>
      </w:r>
    </w:p>
  </w:comment>
  <w:comment w:id="6" w:author="Dinter André" w:date="2026-06-25T10:26:00Z" w:initials="AD">
    <w:p w14:paraId="55DF680A" w14:textId="77777777" w:rsidR="00E02FED" w:rsidRDefault="00E02FED" w:rsidP="00E02FED">
      <w:pPr>
        <w:pStyle w:val="Kommentartext"/>
      </w:pPr>
      <w:r>
        <w:rPr>
          <w:rStyle w:val="Kommentarzeichen"/>
        </w:rPr>
        <w:annotationRef/>
      </w:r>
      <w:r>
        <w:t>pauschal</w:t>
      </w:r>
    </w:p>
  </w:comment>
  <w:comment w:id="8" w:author="DLH Innovationsfonds" w:date="2026-06-22T10:16:00Z" w:initials="DLH">
    <w:p w14:paraId="4CC17D2F" w14:textId="77777777" w:rsidR="00E91797" w:rsidRDefault="00E91797" w:rsidP="006E308F">
      <w:pPr>
        <w:pStyle w:val="Kommentartext"/>
      </w:pPr>
      <w:r>
        <w:rPr>
          <w:rStyle w:val="Kommentarzeichen"/>
        </w:rPr>
        <w:annotationRef/>
      </w:r>
      <w:r>
        <w:t>VERLINKEN</w:t>
      </w:r>
    </w:p>
  </w:comment>
  <w:comment w:id="7" w:author="Dinter André" w:date="2026-06-25T10:26:00Z" w:initials="AD">
    <w:p w14:paraId="0181BC28" w14:textId="77777777" w:rsidR="00E02FED" w:rsidRDefault="00E02FED" w:rsidP="00E02FED">
      <w:pPr>
        <w:pStyle w:val="Kommentartext"/>
      </w:pPr>
      <w:r>
        <w:rPr>
          <w:rStyle w:val="Kommentarzeichen"/>
        </w:rPr>
        <w:annotationRef/>
      </w:r>
      <w:r>
        <w:t>löschen</w:t>
      </w:r>
    </w:p>
  </w:comment>
  <w:comment w:id="10" w:author="DLH Innovationsfonds" w:date="2026-06-23T08:54:00Z" w:initials="DLH">
    <w:p w14:paraId="35EC51E3" w14:textId="77777777" w:rsidR="00E91797" w:rsidRDefault="00E91797" w:rsidP="00F64408">
      <w:pPr>
        <w:pStyle w:val="Kommentartext"/>
      </w:pPr>
      <w:r>
        <w:rPr>
          <w:rStyle w:val="Kommentarzeichen"/>
        </w:rPr>
        <w:annotationRef/>
      </w:r>
      <w:r>
        <w:t>Sollen wir das drin lassen? Projekte werden schnell grösser als 160 h.</w:t>
      </w:r>
    </w:p>
  </w:comment>
  <w:comment w:id="9" w:author="Dinter André" w:date="2026-06-25T10:28:00Z" w:initials="AD">
    <w:p w14:paraId="1264C1DB" w14:textId="77777777" w:rsidR="00E02FED" w:rsidRDefault="00E02FED" w:rsidP="00E02FED">
      <w:pPr>
        <w:pStyle w:val="Kommentartext"/>
      </w:pPr>
      <w:r>
        <w:rPr>
          <w:rStyle w:val="Kommentarzeichen"/>
        </w:rPr>
        <w:annotationRef/>
      </w:r>
      <w:r>
        <w:t>Ans Ende stellen, damit der Lesefluss hier nicht unterbrochen wird. Ja ich würde diese 1-2 JL Möglichkeit beibehalten.</w:t>
      </w:r>
    </w:p>
  </w:comment>
  <w:comment w:id="12" w:author="Dinter André" w:date="2026-06-25T10:33:00Z" w:initials="AD">
    <w:p w14:paraId="3E62F48F" w14:textId="77777777" w:rsidR="005A30F5" w:rsidRDefault="005A30F5" w:rsidP="005A30F5">
      <w:pPr>
        <w:pStyle w:val="Kommentartext"/>
      </w:pPr>
      <w:r>
        <w:rPr>
          <w:rStyle w:val="Kommentarzeichen"/>
        </w:rPr>
        <w:annotationRef/>
      </w:r>
      <w:r>
        <w:t>Zusätzliche Kosten bis maximal CHF 5000, zum Beispiel für Lizenzen, externe Fachberatung oder technische Infrastruktur sind finanzierbar, müssen im Projektantrag jedoch begründet werden.</w:t>
      </w:r>
    </w:p>
  </w:comment>
  <w:comment w:id="13" w:author="Dinter André" w:date="2026-06-25T10:38:00Z" w:initials="AD">
    <w:p w14:paraId="6395D869" w14:textId="77777777" w:rsidR="00D4768C" w:rsidRDefault="00D4768C" w:rsidP="00D4768C">
      <w:pPr>
        <w:pStyle w:val="Kommentartext"/>
      </w:pPr>
      <w:r>
        <w:rPr>
          <w:rStyle w:val="Kommentarzeichen"/>
        </w:rPr>
        <w:annotationRef/>
      </w:r>
      <w:r>
        <w:t xml:space="preserve">Hier wird 2x ein Projekt als abgeschlossen definiert, das widerspricht sich. </w:t>
      </w:r>
      <w:r>
        <w:br/>
        <w:t>Ein Projekt dauert in der Regel maximal drei Jahre und durchläuft folgende Phasen:</w:t>
      </w:r>
    </w:p>
    <w:p w14:paraId="069C3001" w14:textId="77777777" w:rsidR="00D4768C" w:rsidRDefault="00D4768C" w:rsidP="00D4768C">
      <w:pPr>
        <w:pStyle w:val="Kommentartext"/>
        <w:numPr>
          <w:ilvl w:val="0"/>
          <w:numId w:val="24"/>
        </w:numPr>
      </w:pPr>
      <w:r>
        <w:t xml:space="preserve">Idee entwickeln und planen </w:t>
      </w:r>
    </w:p>
    <w:p w14:paraId="30EA5382" w14:textId="77777777" w:rsidR="00D4768C" w:rsidRDefault="00D4768C" w:rsidP="00D4768C">
      <w:pPr>
        <w:pStyle w:val="Kommentartext"/>
        <w:numPr>
          <w:ilvl w:val="0"/>
          <w:numId w:val="24"/>
        </w:numPr>
      </w:pPr>
      <w:r>
        <w:t xml:space="preserve">Im Unterricht ausprobieren </w:t>
      </w:r>
    </w:p>
    <w:p w14:paraId="28925E19" w14:textId="77777777" w:rsidR="00D4768C" w:rsidRDefault="00D4768C" w:rsidP="00D4768C">
      <w:pPr>
        <w:pStyle w:val="Kommentartext"/>
        <w:numPr>
          <w:ilvl w:val="0"/>
          <w:numId w:val="24"/>
        </w:numPr>
      </w:pPr>
      <w:r>
        <w:t xml:space="preserve">Erfahrungen auswerten </w:t>
      </w:r>
      <w:r>
        <w:br/>
        <w:t>Die Auswertung der Erfahrung soll zeigen</w:t>
      </w:r>
    </w:p>
    <w:p w14:paraId="12309D95" w14:textId="77777777" w:rsidR="00D4768C" w:rsidRDefault="00D4768C" w:rsidP="00D4768C">
      <w:pPr>
        <w:pStyle w:val="Kommentartext"/>
        <w:numPr>
          <w:ilvl w:val="0"/>
          <w:numId w:val="25"/>
        </w:numPr>
      </w:pPr>
      <w:r>
        <w:t>was im Unterricht gut funktioniert hat</w:t>
      </w:r>
    </w:p>
    <w:p w14:paraId="6E1A0EF4" w14:textId="77777777" w:rsidR="00D4768C" w:rsidRDefault="00D4768C" w:rsidP="00D4768C">
      <w:pPr>
        <w:pStyle w:val="Kommentartext"/>
        <w:numPr>
          <w:ilvl w:val="0"/>
          <w:numId w:val="25"/>
        </w:numPr>
      </w:pPr>
      <w:r>
        <w:t>welche Erkenntnisse entstanden sind</w:t>
      </w:r>
    </w:p>
    <w:p w14:paraId="78BC9ED3" w14:textId="77777777" w:rsidR="00D4768C" w:rsidRDefault="00D4768C" w:rsidP="00D4768C">
      <w:pPr>
        <w:pStyle w:val="Kommentartext"/>
        <w:numPr>
          <w:ilvl w:val="0"/>
          <w:numId w:val="25"/>
        </w:numPr>
      </w:pPr>
      <w:r>
        <w:t xml:space="preserve">wo weiteres Entwicklungspotenzial besteht </w:t>
      </w:r>
    </w:p>
    <w:p w14:paraId="50B072FC" w14:textId="77777777" w:rsidR="00D4768C" w:rsidRDefault="00D4768C" w:rsidP="00D4768C">
      <w:pPr>
        <w:pStyle w:val="Kommentartext"/>
      </w:pPr>
      <w:r>
        <w:t>Das Projekt gilt als abgeschlossen, wenn die Projektresultate und Erfahrungen aus dem Projekt sowie allfällige Produkte auf der DLH-Webseite (Link) allen Lehrpersonen zur Verfügung gestellt sind.</w:t>
      </w:r>
    </w:p>
  </w:comment>
  <w:comment w:id="14" w:author="Natalie Streiff (DLH)" w:date="2026-05-18T10:49:00Z" w:initials="N(">
    <w:p w14:paraId="0E25FBB5" w14:textId="299AE315" w:rsidR="00542523" w:rsidRDefault="00000000">
      <w:r>
        <w:annotationRef/>
      </w:r>
      <w:r w:rsidRPr="10A33821">
        <w:t>In der Grafik steht "Projekteintrag" statt Projektantrag?????!!!??</w:t>
      </w:r>
    </w:p>
  </w:comment>
  <w:comment w:id="15" w:author="Natalie Streiff (DLH)" w:date="2026-06-16T11:26:00Z" w:initials="N(">
    <w:p w14:paraId="6BE911E8" w14:textId="57B3C427" w:rsidR="0060614D" w:rsidRDefault="00000000">
      <w:r>
        <w:annotationRef/>
      </w:r>
      <w:r w:rsidRPr="19048DB9">
        <w:t>--&gt; zuschneiden (-&gt; Mirela noch in Auftrag geben)</w:t>
      </w:r>
    </w:p>
  </w:comment>
  <w:comment w:id="16" w:author="Dinter André" w:date="2026-06-25T10:39:00Z" w:initials="AD">
    <w:p w14:paraId="5C069C92" w14:textId="77777777" w:rsidR="005F3238" w:rsidRDefault="005F3238" w:rsidP="005F3238">
      <w:pPr>
        <w:pStyle w:val="Kommentartext"/>
      </w:pPr>
      <w:r>
        <w:rPr>
          <w:rStyle w:val="Kommentarzeichen"/>
        </w:rPr>
        <w:annotationRef/>
      </w:r>
      <w:r>
        <w:t>Habs grad gemacht. Neues png angehängt</w:t>
      </w:r>
    </w:p>
  </w:comment>
  <w:comment w:id="17" w:author="Natalie Streiff (BFSU)" w:date="2026-04-15T14:33:00Z" w:initials="NS">
    <w:p w14:paraId="673019B7" w14:textId="77777777" w:rsidR="00134CA9" w:rsidRDefault="00134CA9" w:rsidP="00134CA9">
      <w:pPr>
        <w:pStyle w:val="Kommentartext"/>
      </w:pPr>
      <w:r>
        <w:rPr>
          <w:rStyle w:val="Kommentarzeichen"/>
        </w:rPr>
        <w:annotationRef/>
      </w:r>
      <w:r>
        <w:t xml:space="preserve">Hier im Akkordeon einen Eintrag „Jury“ </w:t>
      </w:r>
      <w:r>
        <w:br/>
        <w:t>zum Beispiel unterhalb von Jury Entscheid</w:t>
      </w:r>
      <w:r>
        <w:br/>
      </w:r>
      <w:r>
        <w:br/>
        <w:t xml:space="preserve">Oder: Mitglieder einfach bei „Jury Entscheid“ direkt unter dem Text aufzählen. Ggf. auch kürzer gehalten anstelle des jetzigen sehr ausführlichen Tabellenformats </w:t>
      </w:r>
      <w:r>
        <w:br/>
        <w:t>Bsp : Name (Institution, Hauptverantwortung) ….. Und das einfach als Aufzählung</w:t>
      </w:r>
    </w:p>
  </w:comment>
  <w:comment w:id="18" w:author="DLH Innovationsfonds" w:date="2026-06-02T18:20:00Z" w:initials="DLH">
    <w:p w14:paraId="258494E2" w14:textId="77777777" w:rsidR="00952C44" w:rsidRDefault="00952C44" w:rsidP="00952C44">
      <w:pPr>
        <w:pStyle w:val="Kommentartext"/>
      </w:pPr>
      <w:r>
        <w:rPr>
          <w:rStyle w:val="Kommentarzeichen"/>
        </w:rPr>
        <w:annotationRef/>
      </w:r>
      <w:r>
        <w:t>Ja, zu Juryentscheid</w:t>
      </w:r>
    </w:p>
  </w:comment>
  <w:comment w:id="19" w:author="DLH Innovationsfonds" w:date="2026-06-23T08:57:00Z" w:initials="DLH">
    <w:p w14:paraId="63133407" w14:textId="77777777" w:rsidR="00813FAC" w:rsidRDefault="00813FAC" w:rsidP="00813FAC">
      <w:pPr>
        <w:pStyle w:val="Kommentartext"/>
      </w:pPr>
      <w:r>
        <w:rPr>
          <w:rStyle w:val="Kommentarzeichen"/>
        </w:rPr>
        <w:annotationRef/>
      </w:r>
      <w:r>
        <w:t>Diesen Teil auf neue Unterseite „Projektanmeldung“</w:t>
      </w:r>
    </w:p>
  </w:comment>
  <w:comment w:id="20" w:author="DLH Innovationsfonds" w:date="2026-06-23T08:58:00Z" w:initials="DLH">
    <w:p w14:paraId="3B3EB2E3" w14:textId="77777777" w:rsidR="00E709A9" w:rsidRDefault="00E709A9" w:rsidP="00E709A9">
      <w:pPr>
        <w:pStyle w:val="Kommentartext"/>
      </w:pPr>
      <w:r>
        <w:rPr>
          <w:rStyle w:val="Kommentarzeichen"/>
        </w:rPr>
        <w:annotationRef/>
      </w:r>
      <w:r>
        <w:t>So würde das geschlossene Akkordeon aussehen.</w:t>
      </w:r>
    </w:p>
  </w:comment>
  <w:comment w:id="21" w:author="DLH Innovationsfonds" w:date="2026-06-23T08:59:00Z" w:initials="DLH">
    <w:p w14:paraId="165DADF9" w14:textId="77777777" w:rsidR="00EB490F" w:rsidRDefault="00EB490F" w:rsidP="00EB490F">
      <w:pPr>
        <w:pStyle w:val="Kommentartext"/>
      </w:pPr>
      <w:r>
        <w:rPr>
          <w:rStyle w:val="Kommentarzeichen"/>
        </w:rPr>
        <w:annotationRef/>
      </w:r>
      <w:r>
        <w:t>Verschoben.</w:t>
      </w:r>
    </w:p>
  </w:comment>
  <w:comment w:id="22" w:author="Dinter André" w:date="2026-06-25T10:41:00Z" w:initials="AD">
    <w:p w14:paraId="3503022F" w14:textId="77777777" w:rsidR="006A2A52" w:rsidRDefault="006A2A52" w:rsidP="006A2A52">
      <w:pPr>
        <w:pStyle w:val="Kommentartext"/>
      </w:pPr>
      <w:r>
        <w:rPr>
          <w:rStyle w:val="Kommentarzeichen"/>
        </w:rPr>
        <w:annotationRef/>
      </w:r>
      <w:r>
        <w:t>verlinken</w:t>
      </w:r>
    </w:p>
  </w:comment>
  <w:comment w:id="23" w:author="DLH Innovationsfonds" w:date="2026-06-23T09:06:00Z" w:initials="DLH">
    <w:p w14:paraId="1EABE60F" w14:textId="77777777" w:rsidR="007C20A8" w:rsidRDefault="007C20A8" w:rsidP="00620291">
      <w:pPr>
        <w:pStyle w:val="Kommentartext"/>
      </w:pPr>
      <w:r>
        <w:rPr>
          <w:rStyle w:val="Kommentarzeichen"/>
        </w:rPr>
        <w:annotationRef/>
      </w:r>
      <w:r>
        <w:t>Es schwierig, die Informationen auf dieser Seite zu finden. Wir schlagen vor, diesen Verweis wegzulassen und so auch den Text kompakter zu halten.</w:t>
      </w:r>
    </w:p>
  </w:comment>
  <w:comment w:id="24" w:author="Dinter André" w:date="2026-06-25T10:42:00Z" w:initials="AD">
    <w:p w14:paraId="6550CECC" w14:textId="77777777" w:rsidR="00F7398C" w:rsidRDefault="00F7398C" w:rsidP="00F7398C">
      <w:pPr>
        <w:pStyle w:val="Kommentartext"/>
      </w:pPr>
      <w:r>
        <w:rPr>
          <w:rStyle w:val="Kommentarzeichen"/>
        </w:rPr>
        <w:annotationRef/>
      </w:r>
      <w:r>
        <w:t>JA</w:t>
      </w:r>
    </w:p>
  </w:comment>
  <w:comment w:id="25" w:author="Natalie Streiff (BFSU)" w:date="2026-06-24T09:36:00Z" w:initials="NS">
    <w:p w14:paraId="22E67775" w14:textId="77777777" w:rsidR="00E91797" w:rsidRDefault="00E91797" w:rsidP="00E91797">
      <w:pPr>
        <w:pStyle w:val="Kommentartext"/>
      </w:pPr>
      <w:r>
        <w:rPr>
          <w:rStyle w:val="Kommentarzeichen"/>
        </w:rPr>
        <w:annotationRef/>
      </w:r>
      <w:r>
        <w:t>verlinken</w:t>
      </w:r>
    </w:p>
  </w:comment>
  <w:comment w:id="26" w:author="Natalie Streiff (BFSU)" w:date="2026-06-24T09:36:00Z" w:initials="NS">
    <w:p w14:paraId="012E2EFB" w14:textId="77777777" w:rsidR="00E91797" w:rsidRDefault="00E91797" w:rsidP="00E91797">
      <w:pPr>
        <w:pStyle w:val="Kommentartext"/>
      </w:pPr>
      <w:r>
        <w:rPr>
          <w:rStyle w:val="Kommentarzeichen"/>
        </w:rPr>
        <w:annotationRef/>
      </w:r>
      <w:r>
        <w:t>Verlinken</w:t>
      </w:r>
    </w:p>
  </w:comment>
  <w:comment w:id="27" w:author="Dinter André" w:date="2026-06-25T10:46:00Z" w:initials="AD">
    <w:p w14:paraId="4DCB9565" w14:textId="77777777" w:rsidR="00F3268B" w:rsidRDefault="00F3268B" w:rsidP="00F3268B">
      <w:pPr>
        <w:pStyle w:val="Kommentartext"/>
      </w:pPr>
      <w:r>
        <w:rPr>
          <w:rStyle w:val="Kommentarzeichen"/>
        </w:rPr>
        <w:annotationRef/>
      </w:r>
      <w:r>
        <w:t>... die Projektresultate und Erfahrungen aus dem Projekt sowie allfällige Produkte auf der DLH-Webseite (Link) allen Lehrpersonen zur Verfügung gestellt sind.</w:t>
      </w:r>
    </w:p>
  </w:comment>
  <w:comment w:id="28" w:author="DLH Innovationsfonds" w:date="2026-06-02T19:22:00Z" w:initials="DLH">
    <w:p w14:paraId="4586346D" w14:textId="77777777" w:rsidR="007C20A8" w:rsidRDefault="007C20A8" w:rsidP="00B43EA3">
      <w:pPr>
        <w:pStyle w:val="Kommentartext"/>
      </w:pPr>
      <w:r>
        <w:rPr>
          <w:rStyle w:val="Kommentarzeichen"/>
        </w:rPr>
        <w:annotationRef/>
      </w:r>
      <w:r>
        <w:t>Alles verlinken.</w:t>
      </w:r>
    </w:p>
  </w:comment>
  <w:comment w:id="29" w:author="Natalie Streiff (BFSU)" w:date="2026-04-15T14:31:00Z" w:initials="NS">
    <w:p w14:paraId="3BE19D66" w14:textId="77777777" w:rsidR="0077658C" w:rsidRDefault="00134CA9" w:rsidP="0077658C">
      <w:pPr>
        <w:pStyle w:val="Kommentartext"/>
      </w:pPr>
      <w:r>
        <w:rPr>
          <w:rStyle w:val="Kommentarzeichen"/>
        </w:rPr>
        <w:annotationRef/>
      </w:r>
      <w:r w:rsidR="0077658C">
        <w:t>Dieser Teil müsste auf allen Unterseiten stehen.</w:t>
      </w:r>
    </w:p>
  </w:comment>
  <w:comment w:id="30" w:author="Natalie Streiff (DLH)" w:date="2026-05-18T12:00:00Z" w:initials="N(">
    <w:p w14:paraId="15E43572" w14:textId="16CD2613" w:rsidR="00542523" w:rsidRDefault="00000000">
      <w:r>
        <w:annotationRef/>
      </w:r>
      <w:r w:rsidRPr="1C3273D1">
        <w:t>bleibt unten wies ist aber Titel anpassen:</w:t>
      </w:r>
    </w:p>
    <w:p w14:paraId="494C5D7D" w14:textId="5CA31357" w:rsidR="00542523" w:rsidRDefault="00000000">
      <w:r w:rsidRPr="4CBD263A">
        <w:t>"Beispiele geförderter Projekte"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B14E13" w15:done="0"/>
  <w15:commentEx w15:paraId="00BA2F22" w15:done="0"/>
  <w15:commentEx w15:paraId="1AD6D744" w15:done="0"/>
  <w15:commentEx w15:paraId="39C5F0F8" w15:done="0"/>
  <w15:commentEx w15:paraId="6D81C3ED" w15:done="0"/>
  <w15:commentEx w15:paraId="00EE3047" w15:done="0"/>
  <w15:commentEx w15:paraId="55DF680A" w15:done="0"/>
  <w15:commentEx w15:paraId="4CC17D2F" w15:done="0"/>
  <w15:commentEx w15:paraId="0181BC28" w15:done="0"/>
  <w15:commentEx w15:paraId="35EC51E3" w15:done="0"/>
  <w15:commentEx w15:paraId="1264C1DB" w15:done="0"/>
  <w15:commentEx w15:paraId="3E62F48F" w15:done="0"/>
  <w15:commentEx w15:paraId="50B072FC" w15:done="0"/>
  <w15:commentEx w15:paraId="0E25FBB5" w15:done="0"/>
  <w15:commentEx w15:paraId="6BE911E8" w15:paraIdParent="0E25FBB5" w15:done="0"/>
  <w15:commentEx w15:paraId="5C069C92" w15:paraIdParent="0E25FBB5" w15:done="0"/>
  <w15:commentEx w15:paraId="673019B7" w15:done="0"/>
  <w15:commentEx w15:paraId="258494E2" w15:paraIdParent="673019B7" w15:done="0"/>
  <w15:commentEx w15:paraId="63133407" w15:done="0"/>
  <w15:commentEx w15:paraId="3B3EB2E3" w15:done="0"/>
  <w15:commentEx w15:paraId="165DADF9" w15:done="0"/>
  <w15:commentEx w15:paraId="3503022F" w15:done="0"/>
  <w15:commentEx w15:paraId="1EABE60F" w15:done="0"/>
  <w15:commentEx w15:paraId="6550CECC" w15:paraIdParent="1EABE60F" w15:done="0"/>
  <w15:commentEx w15:paraId="22E67775" w15:done="0"/>
  <w15:commentEx w15:paraId="012E2EFB" w15:done="0"/>
  <w15:commentEx w15:paraId="4DCB9565" w15:done="0"/>
  <w15:commentEx w15:paraId="4586346D" w15:done="0"/>
  <w15:commentEx w15:paraId="3BE19D66" w15:done="0"/>
  <w15:commentEx w15:paraId="494C5D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036332" w16cex:dateUtc="2026-04-15T12:26:00Z"/>
  <w16cex:commentExtensible w16cex:durableId="6F91594B" w16cex:dateUtc="2026-04-15T12:27:00Z"/>
  <w16cex:commentExtensible w16cex:durableId="33DF0A55" w16cex:dateUtc="2026-06-25T08:22:00Z"/>
  <w16cex:commentExtensible w16cex:durableId="2CE5E57F" w16cex:dateUtc="2026-06-16T06:57:00Z">
    <w16cex:extLst>
      <w16:ext w16:uri="{CE6994B0-6A32-4C9F-8C6B-6E91EDA988CE}">
        <cr:reactions xmlns:cr="http://schemas.microsoft.com/office/comments/2020/reactions">
          <cr:reaction reactionType="1">
            <cr:reactionInfo dateUtc="2026-06-22T07:44:26Z">
              <cr:user userId="DLH Innovationsfonds" userProvider="None" userName="DLH Innovationsfonds"/>
            </cr:reactionInfo>
          </cr:reaction>
        </cr:reactions>
      </w16:ext>
    </w16cex:extLst>
  </w16cex:commentExtensible>
  <w16cex:commentExtensible w16cex:durableId="62FFDF03" w16cex:dateUtc="2026-06-23T06:30:00Z"/>
  <w16cex:commentExtensible w16cex:durableId="6D65C9C1" w16cex:dateUtc="2026-06-25T08:25:00Z"/>
  <w16cex:commentExtensible w16cex:durableId="0F5AF8E8" w16cex:dateUtc="2026-06-25T08:26:00Z"/>
  <w16cex:commentExtensible w16cex:durableId="5884B101" w16cex:dateUtc="2026-06-22T08:16:00Z"/>
  <w16cex:commentExtensible w16cex:durableId="2054428B" w16cex:dateUtc="2026-06-25T08:26:00Z"/>
  <w16cex:commentExtensible w16cex:durableId="6829419E" w16cex:dateUtc="2026-06-23T06:54:00Z"/>
  <w16cex:commentExtensible w16cex:durableId="3B159160" w16cex:dateUtc="2026-06-25T08:28:00Z"/>
  <w16cex:commentExtensible w16cex:durableId="4B7D515D" w16cex:dateUtc="2026-06-25T08:33:00Z"/>
  <w16cex:commentExtensible w16cex:durableId="7DAEE44A" w16cex:dateUtc="2026-06-25T08:38:00Z"/>
  <w16cex:commentExtensible w16cex:durableId="19B968CF" w16cex:dateUtc="2026-05-18T08:49:00Z">
    <w16cex:extLst>
      <w16:ext w16:uri="{CE6994B0-6A32-4C9F-8C6B-6E91EDA988CE}">
        <cr:reactions xmlns:cr="http://schemas.microsoft.com/office/comments/2020/reactions">
          <cr:reaction reactionType="1">
            <cr:reactionInfo dateUtc="2026-06-02T16:20:23Z">
              <cr:user userId="DLH Innovationsfonds" userProvider="None" userName="DLH Innovationsfonds"/>
            </cr:reactionInfo>
          </cr:reaction>
        </cr:reactions>
      </w16:ext>
    </w16cex:extLst>
  </w16cex:commentExtensible>
  <w16cex:commentExtensible w16cex:durableId="2F080491" w16cex:dateUtc="2026-06-16T09:26:00Z">
    <w16cex:extLst>
      <w16:ext w16:uri="{CE6994B0-6A32-4C9F-8C6B-6E91EDA988CE}">
        <cr:reactions xmlns:cr="http://schemas.microsoft.com/office/comments/2020/reactions">
          <cr:reaction reactionType="1">
            <cr:reactionInfo dateUtc="2026-06-22T08:16:44Z">
              <cr:user userId="DLH Innovationsfonds" userProvider="None" userName="DLH Innovationsfonds"/>
            </cr:reactionInfo>
          </cr:reaction>
        </cr:reactions>
      </w16:ext>
    </w16cex:extLst>
  </w16cex:commentExtensible>
  <w16cex:commentExtensible w16cex:durableId="629E990E" w16cex:dateUtc="2026-06-25T08:39:00Z"/>
  <w16cex:commentExtensible w16cex:durableId="0E2C139D" w16cex:dateUtc="2026-04-15T12:33:00Z"/>
  <w16cex:commentExtensible w16cex:durableId="054206CC" w16cex:dateUtc="2026-06-02T16:20:00Z"/>
  <w16cex:commentExtensible w16cex:durableId="6867B435" w16cex:dateUtc="2026-06-23T06:57:00Z"/>
  <w16cex:commentExtensible w16cex:durableId="7156DA19" w16cex:dateUtc="2026-06-23T06:58:00Z"/>
  <w16cex:commentExtensible w16cex:durableId="3FCF9694" w16cex:dateUtc="2026-06-23T06:59:00Z"/>
  <w16cex:commentExtensible w16cex:durableId="787BC126" w16cex:dateUtc="2026-06-25T08:41:00Z"/>
  <w16cex:commentExtensible w16cex:durableId="07FEEE6A" w16cex:dateUtc="2026-06-23T07:06:00Z"/>
  <w16cex:commentExtensible w16cex:durableId="37249A42" w16cex:dateUtc="2026-06-25T08:42:00Z"/>
  <w16cex:commentExtensible w16cex:durableId="69A4997C" w16cex:dateUtc="2026-06-24T07:36:00Z"/>
  <w16cex:commentExtensible w16cex:durableId="714518FC" w16cex:dateUtc="2026-06-24T07:36:00Z"/>
  <w16cex:commentExtensible w16cex:durableId="3899AA33" w16cex:dateUtc="2026-06-25T08:46:00Z"/>
  <w16cex:commentExtensible w16cex:durableId="2EE00558" w16cex:dateUtc="2026-06-02T17:22:00Z">
    <w16cex:extLst>
      <w16:ext w16:uri="{CE6994B0-6A32-4C9F-8C6B-6E91EDA988CE}">
        <cr:reactions xmlns:cr="http://schemas.microsoft.com/office/comments/2020/reactions">
          <cr:reaction reactionType="1">
            <cr:reactionInfo dateUtc="2026-06-22T08:53:46Z">
              <cr:user userId="DLH Innovationsfonds" userProvider="None" userName="DLH Innovationsfonds"/>
            </cr:reactionInfo>
          </cr:reaction>
        </cr:reactions>
      </w16:ext>
    </w16cex:extLst>
  </w16cex:commentExtensible>
  <w16cex:commentExtensible w16cex:durableId="13805198" w16cex:dateUtc="2026-04-15T12:31:00Z">
    <w16cex:extLst>
      <w16:ext w16:uri="{CE6994B0-6A32-4C9F-8C6B-6E91EDA988CE}">
        <cr:reactions xmlns:cr="http://schemas.microsoft.com/office/comments/2020/reactions">
          <cr:reaction reactionType="1">
            <cr:reactionInfo dateUtc="2026-06-02T17:24:30Z">
              <cr:user userId="DLH Innovationsfonds" userProvider="None" userName="DLH Innovationsfonds"/>
            </cr:reactionInfo>
          </cr:reaction>
        </cr:reactions>
      </w16:ext>
    </w16cex:extLst>
  </w16cex:commentExtensible>
  <w16cex:commentExtensible w16cex:durableId="4918C25A" w16cex:dateUtc="2026-05-18T10:00:00Z">
    <w16cex:extLst>
      <w16:ext w16:uri="{CE6994B0-6A32-4C9F-8C6B-6E91EDA988CE}">
        <cr:reactions xmlns:cr="http://schemas.microsoft.com/office/comments/2020/reactions">
          <cr:reaction reactionType="1">
            <cr:reactionInfo dateUtc="2026-06-02T17:24:42Z">
              <cr:user userId="DLH Innovationsfonds" userProvider="None" userName="DLH Innovationsfonds"/>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B14E13" w16cid:durableId="00036332"/>
  <w16cid:commentId w16cid:paraId="00BA2F22" w16cid:durableId="6F91594B"/>
  <w16cid:commentId w16cid:paraId="1AD6D744" w16cid:durableId="33DF0A55"/>
  <w16cid:commentId w16cid:paraId="39C5F0F8" w16cid:durableId="2CE5E57F"/>
  <w16cid:commentId w16cid:paraId="6D81C3ED" w16cid:durableId="62FFDF03"/>
  <w16cid:commentId w16cid:paraId="00EE3047" w16cid:durableId="6D65C9C1"/>
  <w16cid:commentId w16cid:paraId="55DF680A" w16cid:durableId="0F5AF8E8"/>
  <w16cid:commentId w16cid:paraId="4CC17D2F" w16cid:durableId="5884B101"/>
  <w16cid:commentId w16cid:paraId="0181BC28" w16cid:durableId="2054428B"/>
  <w16cid:commentId w16cid:paraId="35EC51E3" w16cid:durableId="6829419E"/>
  <w16cid:commentId w16cid:paraId="1264C1DB" w16cid:durableId="3B159160"/>
  <w16cid:commentId w16cid:paraId="3E62F48F" w16cid:durableId="4B7D515D"/>
  <w16cid:commentId w16cid:paraId="50B072FC" w16cid:durableId="7DAEE44A"/>
  <w16cid:commentId w16cid:paraId="0E25FBB5" w16cid:durableId="19B968CF"/>
  <w16cid:commentId w16cid:paraId="6BE911E8" w16cid:durableId="2F080491"/>
  <w16cid:commentId w16cid:paraId="5C069C92" w16cid:durableId="629E990E"/>
  <w16cid:commentId w16cid:paraId="673019B7" w16cid:durableId="0E2C139D"/>
  <w16cid:commentId w16cid:paraId="258494E2" w16cid:durableId="054206CC"/>
  <w16cid:commentId w16cid:paraId="63133407" w16cid:durableId="6867B435"/>
  <w16cid:commentId w16cid:paraId="3B3EB2E3" w16cid:durableId="7156DA19"/>
  <w16cid:commentId w16cid:paraId="165DADF9" w16cid:durableId="3FCF9694"/>
  <w16cid:commentId w16cid:paraId="3503022F" w16cid:durableId="787BC126"/>
  <w16cid:commentId w16cid:paraId="1EABE60F" w16cid:durableId="07FEEE6A"/>
  <w16cid:commentId w16cid:paraId="6550CECC" w16cid:durableId="37249A42"/>
  <w16cid:commentId w16cid:paraId="22E67775" w16cid:durableId="69A4997C"/>
  <w16cid:commentId w16cid:paraId="012E2EFB" w16cid:durableId="714518FC"/>
  <w16cid:commentId w16cid:paraId="4DCB9565" w16cid:durableId="3899AA33"/>
  <w16cid:commentId w16cid:paraId="4586346D" w16cid:durableId="2EE00558"/>
  <w16cid:commentId w16cid:paraId="3BE19D66" w16cid:durableId="13805198"/>
  <w16cid:commentId w16cid:paraId="494C5D7D" w16cid:durableId="4918C25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7F78C"/>
    <w:multiLevelType w:val="hybridMultilevel"/>
    <w:tmpl w:val="F9DE5822"/>
    <w:lvl w:ilvl="0" w:tplc="7548AA64">
      <w:start w:val="1"/>
      <w:numFmt w:val="bullet"/>
      <w:lvlText w:val="-"/>
      <w:lvlJc w:val="left"/>
      <w:pPr>
        <w:ind w:left="720" w:hanging="360"/>
      </w:pPr>
      <w:rPr>
        <w:rFonts w:ascii="Aptos" w:hAnsi="Aptos" w:hint="default"/>
      </w:rPr>
    </w:lvl>
    <w:lvl w:ilvl="1" w:tplc="6CFEB508">
      <w:start w:val="1"/>
      <w:numFmt w:val="bullet"/>
      <w:lvlText w:val="o"/>
      <w:lvlJc w:val="left"/>
      <w:pPr>
        <w:ind w:left="1440" w:hanging="360"/>
      </w:pPr>
      <w:rPr>
        <w:rFonts w:ascii="Courier New" w:hAnsi="Courier New" w:hint="default"/>
      </w:rPr>
    </w:lvl>
    <w:lvl w:ilvl="2" w:tplc="83445434">
      <w:start w:val="1"/>
      <w:numFmt w:val="bullet"/>
      <w:lvlText w:val=""/>
      <w:lvlJc w:val="left"/>
      <w:pPr>
        <w:ind w:left="2160" w:hanging="360"/>
      </w:pPr>
      <w:rPr>
        <w:rFonts w:ascii="Wingdings" w:hAnsi="Wingdings" w:hint="default"/>
      </w:rPr>
    </w:lvl>
    <w:lvl w:ilvl="3" w:tplc="DEF4DA96">
      <w:start w:val="1"/>
      <w:numFmt w:val="bullet"/>
      <w:lvlText w:val=""/>
      <w:lvlJc w:val="left"/>
      <w:pPr>
        <w:ind w:left="2880" w:hanging="360"/>
      </w:pPr>
      <w:rPr>
        <w:rFonts w:ascii="Symbol" w:hAnsi="Symbol" w:hint="default"/>
      </w:rPr>
    </w:lvl>
    <w:lvl w:ilvl="4" w:tplc="33966B20">
      <w:start w:val="1"/>
      <w:numFmt w:val="bullet"/>
      <w:lvlText w:val="o"/>
      <w:lvlJc w:val="left"/>
      <w:pPr>
        <w:ind w:left="3600" w:hanging="360"/>
      </w:pPr>
      <w:rPr>
        <w:rFonts w:ascii="Courier New" w:hAnsi="Courier New" w:hint="default"/>
      </w:rPr>
    </w:lvl>
    <w:lvl w:ilvl="5" w:tplc="0BB8132C">
      <w:start w:val="1"/>
      <w:numFmt w:val="bullet"/>
      <w:lvlText w:val=""/>
      <w:lvlJc w:val="left"/>
      <w:pPr>
        <w:ind w:left="4320" w:hanging="360"/>
      </w:pPr>
      <w:rPr>
        <w:rFonts w:ascii="Wingdings" w:hAnsi="Wingdings" w:hint="default"/>
      </w:rPr>
    </w:lvl>
    <w:lvl w:ilvl="6" w:tplc="D3421390">
      <w:start w:val="1"/>
      <w:numFmt w:val="bullet"/>
      <w:lvlText w:val=""/>
      <w:lvlJc w:val="left"/>
      <w:pPr>
        <w:ind w:left="5040" w:hanging="360"/>
      </w:pPr>
      <w:rPr>
        <w:rFonts w:ascii="Symbol" w:hAnsi="Symbol" w:hint="default"/>
      </w:rPr>
    </w:lvl>
    <w:lvl w:ilvl="7" w:tplc="CB5E7C0C">
      <w:start w:val="1"/>
      <w:numFmt w:val="bullet"/>
      <w:lvlText w:val="o"/>
      <w:lvlJc w:val="left"/>
      <w:pPr>
        <w:ind w:left="5760" w:hanging="360"/>
      </w:pPr>
      <w:rPr>
        <w:rFonts w:ascii="Courier New" w:hAnsi="Courier New" w:hint="default"/>
      </w:rPr>
    </w:lvl>
    <w:lvl w:ilvl="8" w:tplc="7D3ABF76">
      <w:start w:val="1"/>
      <w:numFmt w:val="bullet"/>
      <w:lvlText w:val=""/>
      <w:lvlJc w:val="left"/>
      <w:pPr>
        <w:ind w:left="6480" w:hanging="360"/>
      </w:pPr>
      <w:rPr>
        <w:rFonts w:ascii="Wingdings" w:hAnsi="Wingdings" w:hint="default"/>
      </w:rPr>
    </w:lvl>
  </w:abstractNum>
  <w:abstractNum w:abstractNumId="1" w15:restartNumberingAfterBreak="0">
    <w:nsid w:val="0A42DB9A"/>
    <w:multiLevelType w:val="hybridMultilevel"/>
    <w:tmpl w:val="F244C0D8"/>
    <w:lvl w:ilvl="0" w:tplc="C238868A">
      <w:start w:val="1"/>
      <w:numFmt w:val="bullet"/>
      <w:lvlText w:val="-"/>
      <w:lvlJc w:val="left"/>
      <w:pPr>
        <w:ind w:left="720" w:hanging="360"/>
      </w:pPr>
      <w:rPr>
        <w:rFonts w:ascii="Aptos" w:hAnsi="Aptos" w:hint="default"/>
      </w:rPr>
    </w:lvl>
    <w:lvl w:ilvl="1" w:tplc="C814576A">
      <w:start w:val="1"/>
      <w:numFmt w:val="bullet"/>
      <w:lvlText w:val="o"/>
      <w:lvlJc w:val="left"/>
      <w:pPr>
        <w:ind w:left="1440" w:hanging="360"/>
      </w:pPr>
      <w:rPr>
        <w:rFonts w:ascii="Courier New" w:hAnsi="Courier New" w:hint="default"/>
      </w:rPr>
    </w:lvl>
    <w:lvl w:ilvl="2" w:tplc="04BE560E">
      <w:start w:val="1"/>
      <w:numFmt w:val="bullet"/>
      <w:lvlText w:val=""/>
      <w:lvlJc w:val="left"/>
      <w:pPr>
        <w:ind w:left="2160" w:hanging="360"/>
      </w:pPr>
      <w:rPr>
        <w:rFonts w:ascii="Wingdings" w:hAnsi="Wingdings" w:hint="default"/>
      </w:rPr>
    </w:lvl>
    <w:lvl w:ilvl="3" w:tplc="B3FC5528">
      <w:start w:val="1"/>
      <w:numFmt w:val="bullet"/>
      <w:lvlText w:val=""/>
      <w:lvlJc w:val="left"/>
      <w:pPr>
        <w:ind w:left="2880" w:hanging="360"/>
      </w:pPr>
      <w:rPr>
        <w:rFonts w:ascii="Symbol" w:hAnsi="Symbol" w:hint="default"/>
      </w:rPr>
    </w:lvl>
    <w:lvl w:ilvl="4" w:tplc="4FDACAE6">
      <w:start w:val="1"/>
      <w:numFmt w:val="bullet"/>
      <w:lvlText w:val="o"/>
      <w:lvlJc w:val="left"/>
      <w:pPr>
        <w:ind w:left="3600" w:hanging="360"/>
      </w:pPr>
      <w:rPr>
        <w:rFonts w:ascii="Courier New" w:hAnsi="Courier New" w:hint="default"/>
      </w:rPr>
    </w:lvl>
    <w:lvl w:ilvl="5" w:tplc="7A7AF522">
      <w:start w:val="1"/>
      <w:numFmt w:val="bullet"/>
      <w:lvlText w:val=""/>
      <w:lvlJc w:val="left"/>
      <w:pPr>
        <w:ind w:left="4320" w:hanging="360"/>
      </w:pPr>
      <w:rPr>
        <w:rFonts w:ascii="Wingdings" w:hAnsi="Wingdings" w:hint="default"/>
      </w:rPr>
    </w:lvl>
    <w:lvl w:ilvl="6" w:tplc="A5FC47CC">
      <w:start w:val="1"/>
      <w:numFmt w:val="bullet"/>
      <w:lvlText w:val=""/>
      <w:lvlJc w:val="left"/>
      <w:pPr>
        <w:ind w:left="5040" w:hanging="360"/>
      </w:pPr>
      <w:rPr>
        <w:rFonts w:ascii="Symbol" w:hAnsi="Symbol" w:hint="default"/>
      </w:rPr>
    </w:lvl>
    <w:lvl w:ilvl="7" w:tplc="E15E6DF0">
      <w:start w:val="1"/>
      <w:numFmt w:val="bullet"/>
      <w:lvlText w:val="o"/>
      <w:lvlJc w:val="left"/>
      <w:pPr>
        <w:ind w:left="5760" w:hanging="360"/>
      </w:pPr>
      <w:rPr>
        <w:rFonts w:ascii="Courier New" w:hAnsi="Courier New" w:hint="default"/>
      </w:rPr>
    </w:lvl>
    <w:lvl w:ilvl="8" w:tplc="F584590C">
      <w:start w:val="1"/>
      <w:numFmt w:val="bullet"/>
      <w:lvlText w:val=""/>
      <w:lvlJc w:val="left"/>
      <w:pPr>
        <w:ind w:left="6480" w:hanging="360"/>
      </w:pPr>
      <w:rPr>
        <w:rFonts w:ascii="Wingdings" w:hAnsi="Wingdings" w:hint="default"/>
      </w:rPr>
    </w:lvl>
  </w:abstractNum>
  <w:abstractNum w:abstractNumId="2" w15:restartNumberingAfterBreak="0">
    <w:nsid w:val="12E956F9"/>
    <w:multiLevelType w:val="hybridMultilevel"/>
    <w:tmpl w:val="F23C9034"/>
    <w:lvl w:ilvl="0" w:tplc="971EDC90">
      <w:start w:val="1"/>
      <w:numFmt w:val="bullet"/>
      <w:lvlText w:val="-"/>
      <w:lvlJc w:val="left"/>
      <w:pPr>
        <w:ind w:left="720" w:hanging="360"/>
      </w:pPr>
      <w:rPr>
        <w:rFonts w:ascii="Aptos" w:hAnsi="Aptos" w:hint="default"/>
      </w:rPr>
    </w:lvl>
    <w:lvl w:ilvl="1" w:tplc="44D637AC">
      <w:start w:val="1"/>
      <w:numFmt w:val="bullet"/>
      <w:lvlText w:val="o"/>
      <w:lvlJc w:val="left"/>
      <w:pPr>
        <w:ind w:left="1440" w:hanging="360"/>
      </w:pPr>
      <w:rPr>
        <w:rFonts w:ascii="Courier New" w:hAnsi="Courier New" w:hint="default"/>
      </w:rPr>
    </w:lvl>
    <w:lvl w:ilvl="2" w:tplc="275A0D12">
      <w:start w:val="1"/>
      <w:numFmt w:val="bullet"/>
      <w:lvlText w:val=""/>
      <w:lvlJc w:val="left"/>
      <w:pPr>
        <w:ind w:left="2160" w:hanging="360"/>
      </w:pPr>
      <w:rPr>
        <w:rFonts w:ascii="Wingdings" w:hAnsi="Wingdings" w:hint="default"/>
      </w:rPr>
    </w:lvl>
    <w:lvl w:ilvl="3" w:tplc="B024C7B4">
      <w:start w:val="1"/>
      <w:numFmt w:val="bullet"/>
      <w:lvlText w:val=""/>
      <w:lvlJc w:val="left"/>
      <w:pPr>
        <w:ind w:left="2880" w:hanging="360"/>
      </w:pPr>
      <w:rPr>
        <w:rFonts w:ascii="Symbol" w:hAnsi="Symbol" w:hint="default"/>
      </w:rPr>
    </w:lvl>
    <w:lvl w:ilvl="4" w:tplc="C1C2B04A">
      <w:start w:val="1"/>
      <w:numFmt w:val="bullet"/>
      <w:lvlText w:val="o"/>
      <w:lvlJc w:val="left"/>
      <w:pPr>
        <w:ind w:left="3600" w:hanging="360"/>
      </w:pPr>
      <w:rPr>
        <w:rFonts w:ascii="Courier New" w:hAnsi="Courier New" w:hint="default"/>
      </w:rPr>
    </w:lvl>
    <w:lvl w:ilvl="5" w:tplc="9F04C95A">
      <w:start w:val="1"/>
      <w:numFmt w:val="bullet"/>
      <w:lvlText w:val=""/>
      <w:lvlJc w:val="left"/>
      <w:pPr>
        <w:ind w:left="4320" w:hanging="360"/>
      </w:pPr>
      <w:rPr>
        <w:rFonts w:ascii="Wingdings" w:hAnsi="Wingdings" w:hint="default"/>
      </w:rPr>
    </w:lvl>
    <w:lvl w:ilvl="6" w:tplc="1514E096">
      <w:start w:val="1"/>
      <w:numFmt w:val="bullet"/>
      <w:lvlText w:val=""/>
      <w:lvlJc w:val="left"/>
      <w:pPr>
        <w:ind w:left="5040" w:hanging="360"/>
      </w:pPr>
      <w:rPr>
        <w:rFonts w:ascii="Symbol" w:hAnsi="Symbol" w:hint="default"/>
      </w:rPr>
    </w:lvl>
    <w:lvl w:ilvl="7" w:tplc="79FC461C">
      <w:start w:val="1"/>
      <w:numFmt w:val="bullet"/>
      <w:lvlText w:val="o"/>
      <w:lvlJc w:val="left"/>
      <w:pPr>
        <w:ind w:left="5760" w:hanging="360"/>
      </w:pPr>
      <w:rPr>
        <w:rFonts w:ascii="Courier New" w:hAnsi="Courier New" w:hint="default"/>
      </w:rPr>
    </w:lvl>
    <w:lvl w:ilvl="8" w:tplc="2A369F9A">
      <w:start w:val="1"/>
      <w:numFmt w:val="bullet"/>
      <w:lvlText w:val=""/>
      <w:lvlJc w:val="left"/>
      <w:pPr>
        <w:ind w:left="6480" w:hanging="360"/>
      </w:pPr>
      <w:rPr>
        <w:rFonts w:ascii="Wingdings" w:hAnsi="Wingdings" w:hint="default"/>
      </w:rPr>
    </w:lvl>
  </w:abstractNum>
  <w:abstractNum w:abstractNumId="3" w15:restartNumberingAfterBreak="0">
    <w:nsid w:val="13EEB67D"/>
    <w:multiLevelType w:val="hybridMultilevel"/>
    <w:tmpl w:val="46A48E82"/>
    <w:lvl w:ilvl="0" w:tplc="996EAB18">
      <w:start w:val="1"/>
      <w:numFmt w:val="bullet"/>
      <w:lvlText w:val="-"/>
      <w:lvlJc w:val="left"/>
      <w:pPr>
        <w:ind w:left="720" w:hanging="360"/>
      </w:pPr>
      <w:rPr>
        <w:rFonts w:ascii="Aptos" w:hAnsi="Aptos" w:hint="default"/>
      </w:rPr>
    </w:lvl>
    <w:lvl w:ilvl="1" w:tplc="27927584">
      <w:start w:val="1"/>
      <w:numFmt w:val="bullet"/>
      <w:lvlText w:val="o"/>
      <w:lvlJc w:val="left"/>
      <w:pPr>
        <w:ind w:left="1440" w:hanging="360"/>
      </w:pPr>
      <w:rPr>
        <w:rFonts w:ascii="Courier New" w:hAnsi="Courier New" w:hint="default"/>
      </w:rPr>
    </w:lvl>
    <w:lvl w:ilvl="2" w:tplc="A74EF618">
      <w:start w:val="1"/>
      <w:numFmt w:val="bullet"/>
      <w:lvlText w:val=""/>
      <w:lvlJc w:val="left"/>
      <w:pPr>
        <w:ind w:left="2160" w:hanging="360"/>
      </w:pPr>
      <w:rPr>
        <w:rFonts w:ascii="Wingdings" w:hAnsi="Wingdings" w:hint="default"/>
      </w:rPr>
    </w:lvl>
    <w:lvl w:ilvl="3" w:tplc="97E23A70">
      <w:start w:val="1"/>
      <w:numFmt w:val="bullet"/>
      <w:lvlText w:val=""/>
      <w:lvlJc w:val="left"/>
      <w:pPr>
        <w:ind w:left="2880" w:hanging="360"/>
      </w:pPr>
      <w:rPr>
        <w:rFonts w:ascii="Symbol" w:hAnsi="Symbol" w:hint="default"/>
      </w:rPr>
    </w:lvl>
    <w:lvl w:ilvl="4" w:tplc="5DFA9F76">
      <w:start w:val="1"/>
      <w:numFmt w:val="bullet"/>
      <w:lvlText w:val="o"/>
      <w:lvlJc w:val="left"/>
      <w:pPr>
        <w:ind w:left="3600" w:hanging="360"/>
      </w:pPr>
      <w:rPr>
        <w:rFonts w:ascii="Courier New" w:hAnsi="Courier New" w:hint="default"/>
      </w:rPr>
    </w:lvl>
    <w:lvl w:ilvl="5" w:tplc="18B66AA6">
      <w:start w:val="1"/>
      <w:numFmt w:val="bullet"/>
      <w:lvlText w:val=""/>
      <w:lvlJc w:val="left"/>
      <w:pPr>
        <w:ind w:left="4320" w:hanging="360"/>
      </w:pPr>
      <w:rPr>
        <w:rFonts w:ascii="Wingdings" w:hAnsi="Wingdings" w:hint="default"/>
      </w:rPr>
    </w:lvl>
    <w:lvl w:ilvl="6" w:tplc="DF5C7628">
      <w:start w:val="1"/>
      <w:numFmt w:val="bullet"/>
      <w:lvlText w:val=""/>
      <w:lvlJc w:val="left"/>
      <w:pPr>
        <w:ind w:left="5040" w:hanging="360"/>
      </w:pPr>
      <w:rPr>
        <w:rFonts w:ascii="Symbol" w:hAnsi="Symbol" w:hint="default"/>
      </w:rPr>
    </w:lvl>
    <w:lvl w:ilvl="7" w:tplc="4448CA78">
      <w:start w:val="1"/>
      <w:numFmt w:val="bullet"/>
      <w:lvlText w:val="o"/>
      <w:lvlJc w:val="left"/>
      <w:pPr>
        <w:ind w:left="5760" w:hanging="360"/>
      </w:pPr>
      <w:rPr>
        <w:rFonts w:ascii="Courier New" w:hAnsi="Courier New" w:hint="default"/>
      </w:rPr>
    </w:lvl>
    <w:lvl w:ilvl="8" w:tplc="ECE80148">
      <w:start w:val="1"/>
      <w:numFmt w:val="bullet"/>
      <w:lvlText w:val=""/>
      <w:lvlJc w:val="left"/>
      <w:pPr>
        <w:ind w:left="6480" w:hanging="360"/>
      </w:pPr>
      <w:rPr>
        <w:rFonts w:ascii="Wingdings" w:hAnsi="Wingdings" w:hint="default"/>
      </w:rPr>
    </w:lvl>
  </w:abstractNum>
  <w:abstractNum w:abstractNumId="4" w15:restartNumberingAfterBreak="0">
    <w:nsid w:val="183E68B7"/>
    <w:multiLevelType w:val="hybridMultilevel"/>
    <w:tmpl w:val="6FE64FA8"/>
    <w:lvl w:ilvl="0" w:tplc="4DA4F0AA">
      <w:start w:val="1"/>
      <w:numFmt w:val="bullet"/>
      <w:lvlText w:val="-"/>
      <w:lvlJc w:val="left"/>
      <w:pPr>
        <w:ind w:left="720" w:hanging="360"/>
      </w:pPr>
      <w:rPr>
        <w:rFonts w:ascii="Aptos" w:hAnsi="Aptos" w:hint="default"/>
      </w:rPr>
    </w:lvl>
    <w:lvl w:ilvl="1" w:tplc="537076AC">
      <w:start w:val="1"/>
      <w:numFmt w:val="bullet"/>
      <w:lvlText w:val="o"/>
      <w:lvlJc w:val="left"/>
      <w:pPr>
        <w:ind w:left="1440" w:hanging="360"/>
      </w:pPr>
      <w:rPr>
        <w:rFonts w:ascii="Courier New" w:hAnsi="Courier New" w:hint="default"/>
      </w:rPr>
    </w:lvl>
    <w:lvl w:ilvl="2" w:tplc="3DD22FB0">
      <w:start w:val="1"/>
      <w:numFmt w:val="bullet"/>
      <w:lvlText w:val=""/>
      <w:lvlJc w:val="left"/>
      <w:pPr>
        <w:ind w:left="2160" w:hanging="360"/>
      </w:pPr>
      <w:rPr>
        <w:rFonts w:ascii="Wingdings" w:hAnsi="Wingdings" w:hint="default"/>
      </w:rPr>
    </w:lvl>
    <w:lvl w:ilvl="3" w:tplc="DB98DB10">
      <w:start w:val="1"/>
      <w:numFmt w:val="bullet"/>
      <w:lvlText w:val=""/>
      <w:lvlJc w:val="left"/>
      <w:pPr>
        <w:ind w:left="2880" w:hanging="360"/>
      </w:pPr>
      <w:rPr>
        <w:rFonts w:ascii="Symbol" w:hAnsi="Symbol" w:hint="default"/>
      </w:rPr>
    </w:lvl>
    <w:lvl w:ilvl="4" w:tplc="8EB4F090">
      <w:start w:val="1"/>
      <w:numFmt w:val="bullet"/>
      <w:lvlText w:val="o"/>
      <w:lvlJc w:val="left"/>
      <w:pPr>
        <w:ind w:left="3600" w:hanging="360"/>
      </w:pPr>
      <w:rPr>
        <w:rFonts w:ascii="Courier New" w:hAnsi="Courier New" w:hint="default"/>
      </w:rPr>
    </w:lvl>
    <w:lvl w:ilvl="5" w:tplc="6DF26788">
      <w:start w:val="1"/>
      <w:numFmt w:val="bullet"/>
      <w:lvlText w:val=""/>
      <w:lvlJc w:val="left"/>
      <w:pPr>
        <w:ind w:left="4320" w:hanging="360"/>
      </w:pPr>
      <w:rPr>
        <w:rFonts w:ascii="Wingdings" w:hAnsi="Wingdings" w:hint="default"/>
      </w:rPr>
    </w:lvl>
    <w:lvl w:ilvl="6" w:tplc="414C5418">
      <w:start w:val="1"/>
      <w:numFmt w:val="bullet"/>
      <w:lvlText w:val=""/>
      <w:lvlJc w:val="left"/>
      <w:pPr>
        <w:ind w:left="5040" w:hanging="360"/>
      </w:pPr>
      <w:rPr>
        <w:rFonts w:ascii="Symbol" w:hAnsi="Symbol" w:hint="default"/>
      </w:rPr>
    </w:lvl>
    <w:lvl w:ilvl="7" w:tplc="8C8C3AAC">
      <w:start w:val="1"/>
      <w:numFmt w:val="bullet"/>
      <w:lvlText w:val="o"/>
      <w:lvlJc w:val="left"/>
      <w:pPr>
        <w:ind w:left="5760" w:hanging="360"/>
      </w:pPr>
      <w:rPr>
        <w:rFonts w:ascii="Courier New" w:hAnsi="Courier New" w:hint="default"/>
      </w:rPr>
    </w:lvl>
    <w:lvl w:ilvl="8" w:tplc="3B1855D4">
      <w:start w:val="1"/>
      <w:numFmt w:val="bullet"/>
      <w:lvlText w:val=""/>
      <w:lvlJc w:val="left"/>
      <w:pPr>
        <w:ind w:left="6480" w:hanging="360"/>
      </w:pPr>
      <w:rPr>
        <w:rFonts w:ascii="Wingdings" w:hAnsi="Wingdings" w:hint="default"/>
      </w:rPr>
    </w:lvl>
  </w:abstractNum>
  <w:abstractNum w:abstractNumId="5" w15:restartNumberingAfterBreak="0">
    <w:nsid w:val="18BCD1BD"/>
    <w:multiLevelType w:val="hybridMultilevel"/>
    <w:tmpl w:val="D068A53E"/>
    <w:lvl w:ilvl="0" w:tplc="AA8E8B56">
      <w:start w:val="1"/>
      <w:numFmt w:val="decimal"/>
      <w:lvlText w:val="%1."/>
      <w:lvlJc w:val="left"/>
      <w:pPr>
        <w:ind w:left="720" w:hanging="360"/>
      </w:pPr>
    </w:lvl>
    <w:lvl w:ilvl="1" w:tplc="E1D8CFE4">
      <w:start w:val="1"/>
      <w:numFmt w:val="lowerLetter"/>
      <w:lvlText w:val="%2."/>
      <w:lvlJc w:val="left"/>
      <w:pPr>
        <w:ind w:left="1440" w:hanging="360"/>
      </w:pPr>
    </w:lvl>
    <w:lvl w:ilvl="2" w:tplc="18D279FC">
      <w:start w:val="1"/>
      <w:numFmt w:val="lowerRoman"/>
      <w:lvlText w:val="%3."/>
      <w:lvlJc w:val="right"/>
      <w:pPr>
        <w:ind w:left="2160" w:hanging="180"/>
      </w:pPr>
    </w:lvl>
    <w:lvl w:ilvl="3" w:tplc="278CA1E4">
      <w:start w:val="1"/>
      <w:numFmt w:val="decimal"/>
      <w:lvlText w:val="%4."/>
      <w:lvlJc w:val="left"/>
      <w:pPr>
        <w:ind w:left="2880" w:hanging="360"/>
      </w:pPr>
    </w:lvl>
    <w:lvl w:ilvl="4" w:tplc="33883F5A">
      <w:start w:val="1"/>
      <w:numFmt w:val="lowerLetter"/>
      <w:lvlText w:val="%5."/>
      <w:lvlJc w:val="left"/>
      <w:pPr>
        <w:ind w:left="3600" w:hanging="360"/>
      </w:pPr>
    </w:lvl>
    <w:lvl w:ilvl="5" w:tplc="B3F89ECA">
      <w:start w:val="1"/>
      <w:numFmt w:val="lowerRoman"/>
      <w:lvlText w:val="%6."/>
      <w:lvlJc w:val="right"/>
      <w:pPr>
        <w:ind w:left="4320" w:hanging="180"/>
      </w:pPr>
    </w:lvl>
    <w:lvl w:ilvl="6" w:tplc="59CA37F6">
      <w:start w:val="1"/>
      <w:numFmt w:val="decimal"/>
      <w:lvlText w:val="%7."/>
      <w:lvlJc w:val="left"/>
      <w:pPr>
        <w:ind w:left="5040" w:hanging="360"/>
      </w:pPr>
    </w:lvl>
    <w:lvl w:ilvl="7" w:tplc="2FB463A6">
      <w:start w:val="1"/>
      <w:numFmt w:val="lowerLetter"/>
      <w:lvlText w:val="%8."/>
      <w:lvlJc w:val="left"/>
      <w:pPr>
        <w:ind w:left="5760" w:hanging="360"/>
      </w:pPr>
    </w:lvl>
    <w:lvl w:ilvl="8" w:tplc="58CE5354">
      <w:start w:val="1"/>
      <w:numFmt w:val="lowerRoman"/>
      <w:lvlText w:val="%9."/>
      <w:lvlJc w:val="right"/>
      <w:pPr>
        <w:ind w:left="6480" w:hanging="180"/>
      </w:pPr>
    </w:lvl>
  </w:abstractNum>
  <w:abstractNum w:abstractNumId="6" w15:restartNumberingAfterBreak="0">
    <w:nsid w:val="1B6173A2"/>
    <w:multiLevelType w:val="hybridMultilevel"/>
    <w:tmpl w:val="A4FCC46C"/>
    <w:lvl w:ilvl="0" w:tplc="026C4932">
      <w:start w:val="1"/>
      <w:numFmt w:val="bullet"/>
      <w:lvlText w:val="-"/>
      <w:lvlJc w:val="left"/>
      <w:pPr>
        <w:ind w:left="720" w:hanging="360"/>
      </w:pPr>
      <w:rPr>
        <w:rFonts w:ascii="Aptos" w:hAnsi="Aptos" w:hint="default"/>
      </w:rPr>
    </w:lvl>
    <w:lvl w:ilvl="1" w:tplc="940861CC">
      <w:start w:val="1"/>
      <w:numFmt w:val="bullet"/>
      <w:lvlText w:val="o"/>
      <w:lvlJc w:val="left"/>
      <w:pPr>
        <w:ind w:left="1440" w:hanging="360"/>
      </w:pPr>
      <w:rPr>
        <w:rFonts w:ascii="Courier New" w:hAnsi="Courier New" w:hint="default"/>
      </w:rPr>
    </w:lvl>
    <w:lvl w:ilvl="2" w:tplc="2A2AD9E6">
      <w:start w:val="1"/>
      <w:numFmt w:val="bullet"/>
      <w:lvlText w:val=""/>
      <w:lvlJc w:val="left"/>
      <w:pPr>
        <w:ind w:left="2160" w:hanging="360"/>
      </w:pPr>
      <w:rPr>
        <w:rFonts w:ascii="Wingdings" w:hAnsi="Wingdings" w:hint="default"/>
      </w:rPr>
    </w:lvl>
    <w:lvl w:ilvl="3" w:tplc="D1205660">
      <w:start w:val="1"/>
      <w:numFmt w:val="bullet"/>
      <w:lvlText w:val=""/>
      <w:lvlJc w:val="left"/>
      <w:pPr>
        <w:ind w:left="2880" w:hanging="360"/>
      </w:pPr>
      <w:rPr>
        <w:rFonts w:ascii="Symbol" w:hAnsi="Symbol" w:hint="default"/>
      </w:rPr>
    </w:lvl>
    <w:lvl w:ilvl="4" w:tplc="24728CCC">
      <w:start w:val="1"/>
      <w:numFmt w:val="bullet"/>
      <w:lvlText w:val="o"/>
      <w:lvlJc w:val="left"/>
      <w:pPr>
        <w:ind w:left="3600" w:hanging="360"/>
      </w:pPr>
      <w:rPr>
        <w:rFonts w:ascii="Courier New" w:hAnsi="Courier New" w:hint="default"/>
      </w:rPr>
    </w:lvl>
    <w:lvl w:ilvl="5" w:tplc="DDB647AA">
      <w:start w:val="1"/>
      <w:numFmt w:val="bullet"/>
      <w:lvlText w:val=""/>
      <w:lvlJc w:val="left"/>
      <w:pPr>
        <w:ind w:left="4320" w:hanging="360"/>
      </w:pPr>
      <w:rPr>
        <w:rFonts w:ascii="Wingdings" w:hAnsi="Wingdings" w:hint="default"/>
      </w:rPr>
    </w:lvl>
    <w:lvl w:ilvl="6" w:tplc="D90C4E68">
      <w:start w:val="1"/>
      <w:numFmt w:val="bullet"/>
      <w:lvlText w:val=""/>
      <w:lvlJc w:val="left"/>
      <w:pPr>
        <w:ind w:left="5040" w:hanging="360"/>
      </w:pPr>
      <w:rPr>
        <w:rFonts w:ascii="Symbol" w:hAnsi="Symbol" w:hint="default"/>
      </w:rPr>
    </w:lvl>
    <w:lvl w:ilvl="7" w:tplc="62223646">
      <w:start w:val="1"/>
      <w:numFmt w:val="bullet"/>
      <w:lvlText w:val="o"/>
      <w:lvlJc w:val="left"/>
      <w:pPr>
        <w:ind w:left="5760" w:hanging="360"/>
      </w:pPr>
      <w:rPr>
        <w:rFonts w:ascii="Courier New" w:hAnsi="Courier New" w:hint="default"/>
      </w:rPr>
    </w:lvl>
    <w:lvl w:ilvl="8" w:tplc="66C2AC92">
      <w:start w:val="1"/>
      <w:numFmt w:val="bullet"/>
      <w:lvlText w:val=""/>
      <w:lvlJc w:val="left"/>
      <w:pPr>
        <w:ind w:left="6480" w:hanging="360"/>
      </w:pPr>
      <w:rPr>
        <w:rFonts w:ascii="Wingdings" w:hAnsi="Wingdings" w:hint="default"/>
      </w:rPr>
    </w:lvl>
  </w:abstractNum>
  <w:abstractNum w:abstractNumId="7" w15:restartNumberingAfterBreak="0">
    <w:nsid w:val="1FC04B6B"/>
    <w:multiLevelType w:val="hybridMultilevel"/>
    <w:tmpl w:val="F6A80B90"/>
    <w:lvl w:ilvl="0" w:tplc="199005FC">
      <w:start w:val="1"/>
      <w:numFmt w:val="bullet"/>
      <w:lvlText w:val=""/>
      <w:lvlJc w:val="left"/>
      <w:pPr>
        <w:ind w:left="1440" w:hanging="360"/>
      </w:pPr>
      <w:rPr>
        <w:rFonts w:ascii="Symbol" w:hAnsi="Symbol"/>
      </w:rPr>
    </w:lvl>
    <w:lvl w:ilvl="1" w:tplc="F1B44BFA">
      <w:start w:val="1"/>
      <w:numFmt w:val="bullet"/>
      <w:lvlText w:val=""/>
      <w:lvlJc w:val="left"/>
      <w:pPr>
        <w:ind w:left="1440" w:hanging="360"/>
      </w:pPr>
      <w:rPr>
        <w:rFonts w:ascii="Symbol" w:hAnsi="Symbol"/>
      </w:rPr>
    </w:lvl>
    <w:lvl w:ilvl="2" w:tplc="1C987DF2">
      <w:start w:val="1"/>
      <w:numFmt w:val="bullet"/>
      <w:lvlText w:val=""/>
      <w:lvlJc w:val="left"/>
      <w:pPr>
        <w:ind w:left="1440" w:hanging="360"/>
      </w:pPr>
      <w:rPr>
        <w:rFonts w:ascii="Symbol" w:hAnsi="Symbol"/>
      </w:rPr>
    </w:lvl>
    <w:lvl w:ilvl="3" w:tplc="0A047B78">
      <w:start w:val="1"/>
      <w:numFmt w:val="bullet"/>
      <w:lvlText w:val=""/>
      <w:lvlJc w:val="left"/>
      <w:pPr>
        <w:ind w:left="1440" w:hanging="360"/>
      </w:pPr>
      <w:rPr>
        <w:rFonts w:ascii="Symbol" w:hAnsi="Symbol"/>
      </w:rPr>
    </w:lvl>
    <w:lvl w:ilvl="4" w:tplc="1806E404">
      <w:start w:val="1"/>
      <w:numFmt w:val="bullet"/>
      <w:lvlText w:val=""/>
      <w:lvlJc w:val="left"/>
      <w:pPr>
        <w:ind w:left="1440" w:hanging="360"/>
      </w:pPr>
      <w:rPr>
        <w:rFonts w:ascii="Symbol" w:hAnsi="Symbol"/>
      </w:rPr>
    </w:lvl>
    <w:lvl w:ilvl="5" w:tplc="F1087002">
      <w:start w:val="1"/>
      <w:numFmt w:val="bullet"/>
      <w:lvlText w:val=""/>
      <w:lvlJc w:val="left"/>
      <w:pPr>
        <w:ind w:left="1440" w:hanging="360"/>
      </w:pPr>
      <w:rPr>
        <w:rFonts w:ascii="Symbol" w:hAnsi="Symbol"/>
      </w:rPr>
    </w:lvl>
    <w:lvl w:ilvl="6" w:tplc="8CD2D2F2">
      <w:start w:val="1"/>
      <w:numFmt w:val="bullet"/>
      <w:lvlText w:val=""/>
      <w:lvlJc w:val="left"/>
      <w:pPr>
        <w:ind w:left="1440" w:hanging="360"/>
      </w:pPr>
      <w:rPr>
        <w:rFonts w:ascii="Symbol" w:hAnsi="Symbol"/>
      </w:rPr>
    </w:lvl>
    <w:lvl w:ilvl="7" w:tplc="23305A40">
      <w:start w:val="1"/>
      <w:numFmt w:val="bullet"/>
      <w:lvlText w:val=""/>
      <w:lvlJc w:val="left"/>
      <w:pPr>
        <w:ind w:left="1440" w:hanging="360"/>
      </w:pPr>
      <w:rPr>
        <w:rFonts w:ascii="Symbol" w:hAnsi="Symbol"/>
      </w:rPr>
    </w:lvl>
    <w:lvl w:ilvl="8" w:tplc="C7D02588">
      <w:start w:val="1"/>
      <w:numFmt w:val="bullet"/>
      <w:lvlText w:val=""/>
      <w:lvlJc w:val="left"/>
      <w:pPr>
        <w:ind w:left="1440" w:hanging="360"/>
      </w:pPr>
      <w:rPr>
        <w:rFonts w:ascii="Symbol" w:hAnsi="Symbol"/>
      </w:rPr>
    </w:lvl>
  </w:abstractNum>
  <w:abstractNum w:abstractNumId="8" w15:restartNumberingAfterBreak="0">
    <w:nsid w:val="242A1853"/>
    <w:multiLevelType w:val="hybridMultilevel"/>
    <w:tmpl w:val="9D184A32"/>
    <w:lvl w:ilvl="0" w:tplc="F09C4DB8">
      <w:start w:val="1"/>
      <w:numFmt w:val="bullet"/>
      <w:lvlText w:val="-"/>
      <w:lvlJc w:val="left"/>
      <w:pPr>
        <w:ind w:left="720" w:hanging="360"/>
      </w:pPr>
      <w:rPr>
        <w:rFonts w:ascii="Aptos" w:hAnsi="Aptos" w:hint="default"/>
      </w:rPr>
    </w:lvl>
    <w:lvl w:ilvl="1" w:tplc="EB8CE148">
      <w:start w:val="1"/>
      <w:numFmt w:val="bullet"/>
      <w:lvlText w:val="o"/>
      <w:lvlJc w:val="left"/>
      <w:pPr>
        <w:ind w:left="1440" w:hanging="360"/>
      </w:pPr>
      <w:rPr>
        <w:rFonts w:ascii="Courier New" w:hAnsi="Courier New" w:hint="default"/>
      </w:rPr>
    </w:lvl>
    <w:lvl w:ilvl="2" w:tplc="4BD24550">
      <w:start w:val="1"/>
      <w:numFmt w:val="bullet"/>
      <w:lvlText w:val=""/>
      <w:lvlJc w:val="left"/>
      <w:pPr>
        <w:ind w:left="2160" w:hanging="360"/>
      </w:pPr>
      <w:rPr>
        <w:rFonts w:ascii="Wingdings" w:hAnsi="Wingdings" w:hint="default"/>
      </w:rPr>
    </w:lvl>
    <w:lvl w:ilvl="3" w:tplc="9E20C6AE">
      <w:start w:val="1"/>
      <w:numFmt w:val="bullet"/>
      <w:lvlText w:val=""/>
      <w:lvlJc w:val="left"/>
      <w:pPr>
        <w:ind w:left="2880" w:hanging="360"/>
      </w:pPr>
      <w:rPr>
        <w:rFonts w:ascii="Symbol" w:hAnsi="Symbol" w:hint="default"/>
      </w:rPr>
    </w:lvl>
    <w:lvl w:ilvl="4" w:tplc="986871B4">
      <w:start w:val="1"/>
      <w:numFmt w:val="bullet"/>
      <w:lvlText w:val="o"/>
      <w:lvlJc w:val="left"/>
      <w:pPr>
        <w:ind w:left="3600" w:hanging="360"/>
      </w:pPr>
      <w:rPr>
        <w:rFonts w:ascii="Courier New" w:hAnsi="Courier New" w:hint="default"/>
      </w:rPr>
    </w:lvl>
    <w:lvl w:ilvl="5" w:tplc="7D8280AC">
      <w:start w:val="1"/>
      <w:numFmt w:val="bullet"/>
      <w:lvlText w:val=""/>
      <w:lvlJc w:val="left"/>
      <w:pPr>
        <w:ind w:left="4320" w:hanging="360"/>
      </w:pPr>
      <w:rPr>
        <w:rFonts w:ascii="Wingdings" w:hAnsi="Wingdings" w:hint="default"/>
      </w:rPr>
    </w:lvl>
    <w:lvl w:ilvl="6" w:tplc="B27A7DB8">
      <w:start w:val="1"/>
      <w:numFmt w:val="bullet"/>
      <w:lvlText w:val=""/>
      <w:lvlJc w:val="left"/>
      <w:pPr>
        <w:ind w:left="5040" w:hanging="360"/>
      </w:pPr>
      <w:rPr>
        <w:rFonts w:ascii="Symbol" w:hAnsi="Symbol" w:hint="default"/>
      </w:rPr>
    </w:lvl>
    <w:lvl w:ilvl="7" w:tplc="641041E2">
      <w:start w:val="1"/>
      <w:numFmt w:val="bullet"/>
      <w:lvlText w:val="o"/>
      <w:lvlJc w:val="left"/>
      <w:pPr>
        <w:ind w:left="5760" w:hanging="360"/>
      </w:pPr>
      <w:rPr>
        <w:rFonts w:ascii="Courier New" w:hAnsi="Courier New" w:hint="default"/>
      </w:rPr>
    </w:lvl>
    <w:lvl w:ilvl="8" w:tplc="0832B070">
      <w:start w:val="1"/>
      <w:numFmt w:val="bullet"/>
      <w:lvlText w:val=""/>
      <w:lvlJc w:val="left"/>
      <w:pPr>
        <w:ind w:left="6480" w:hanging="360"/>
      </w:pPr>
      <w:rPr>
        <w:rFonts w:ascii="Wingdings" w:hAnsi="Wingdings" w:hint="default"/>
      </w:rPr>
    </w:lvl>
  </w:abstractNum>
  <w:abstractNum w:abstractNumId="9" w15:restartNumberingAfterBreak="0">
    <w:nsid w:val="30D4531E"/>
    <w:multiLevelType w:val="hybridMultilevel"/>
    <w:tmpl w:val="002E60FE"/>
    <w:lvl w:ilvl="0" w:tplc="669A90C8">
      <w:start w:val="1"/>
      <w:numFmt w:val="bullet"/>
      <w:lvlText w:val=""/>
      <w:lvlJc w:val="left"/>
      <w:pPr>
        <w:ind w:left="720" w:hanging="360"/>
      </w:pPr>
      <w:rPr>
        <w:rFonts w:ascii="Symbol" w:hAnsi="Symbol" w:hint="default"/>
      </w:rPr>
    </w:lvl>
    <w:lvl w:ilvl="1" w:tplc="CEE83598">
      <w:start w:val="1"/>
      <w:numFmt w:val="bullet"/>
      <w:lvlText w:val="o"/>
      <w:lvlJc w:val="left"/>
      <w:pPr>
        <w:ind w:left="1440" w:hanging="360"/>
      </w:pPr>
      <w:rPr>
        <w:rFonts w:ascii="Courier New" w:hAnsi="Courier New" w:hint="default"/>
      </w:rPr>
    </w:lvl>
    <w:lvl w:ilvl="2" w:tplc="84566510">
      <w:start w:val="1"/>
      <w:numFmt w:val="bullet"/>
      <w:lvlText w:val=""/>
      <w:lvlJc w:val="left"/>
      <w:pPr>
        <w:ind w:left="2160" w:hanging="360"/>
      </w:pPr>
      <w:rPr>
        <w:rFonts w:ascii="Wingdings" w:hAnsi="Wingdings" w:hint="default"/>
      </w:rPr>
    </w:lvl>
    <w:lvl w:ilvl="3" w:tplc="87F2CCB2">
      <w:start w:val="1"/>
      <w:numFmt w:val="bullet"/>
      <w:lvlText w:val=""/>
      <w:lvlJc w:val="left"/>
      <w:pPr>
        <w:ind w:left="2880" w:hanging="360"/>
      </w:pPr>
      <w:rPr>
        <w:rFonts w:ascii="Symbol" w:hAnsi="Symbol" w:hint="default"/>
      </w:rPr>
    </w:lvl>
    <w:lvl w:ilvl="4" w:tplc="7BCA5DC0">
      <w:start w:val="1"/>
      <w:numFmt w:val="bullet"/>
      <w:lvlText w:val="o"/>
      <w:lvlJc w:val="left"/>
      <w:pPr>
        <w:ind w:left="3600" w:hanging="360"/>
      </w:pPr>
      <w:rPr>
        <w:rFonts w:ascii="Courier New" w:hAnsi="Courier New" w:hint="default"/>
      </w:rPr>
    </w:lvl>
    <w:lvl w:ilvl="5" w:tplc="2CEA8958">
      <w:start w:val="1"/>
      <w:numFmt w:val="bullet"/>
      <w:lvlText w:val=""/>
      <w:lvlJc w:val="left"/>
      <w:pPr>
        <w:ind w:left="4320" w:hanging="360"/>
      </w:pPr>
      <w:rPr>
        <w:rFonts w:ascii="Wingdings" w:hAnsi="Wingdings" w:hint="default"/>
      </w:rPr>
    </w:lvl>
    <w:lvl w:ilvl="6" w:tplc="A01487D4">
      <w:start w:val="1"/>
      <w:numFmt w:val="bullet"/>
      <w:lvlText w:val=""/>
      <w:lvlJc w:val="left"/>
      <w:pPr>
        <w:ind w:left="5040" w:hanging="360"/>
      </w:pPr>
      <w:rPr>
        <w:rFonts w:ascii="Symbol" w:hAnsi="Symbol" w:hint="default"/>
      </w:rPr>
    </w:lvl>
    <w:lvl w:ilvl="7" w:tplc="3F540F4A">
      <w:start w:val="1"/>
      <w:numFmt w:val="bullet"/>
      <w:lvlText w:val="o"/>
      <w:lvlJc w:val="left"/>
      <w:pPr>
        <w:ind w:left="5760" w:hanging="360"/>
      </w:pPr>
      <w:rPr>
        <w:rFonts w:ascii="Courier New" w:hAnsi="Courier New" w:hint="default"/>
      </w:rPr>
    </w:lvl>
    <w:lvl w:ilvl="8" w:tplc="D2EC52AE">
      <w:start w:val="1"/>
      <w:numFmt w:val="bullet"/>
      <w:lvlText w:val=""/>
      <w:lvlJc w:val="left"/>
      <w:pPr>
        <w:ind w:left="6480" w:hanging="360"/>
      </w:pPr>
      <w:rPr>
        <w:rFonts w:ascii="Wingdings" w:hAnsi="Wingdings" w:hint="default"/>
      </w:rPr>
    </w:lvl>
  </w:abstractNum>
  <w:abstractNum w:abstractNumId="10" w15:restartNumberingAfterBreak="0">
    <w:nsid w:val="35F07A89"/>
    <w:multiLevelType w:val="hybridMultilevel"/>
    <w:tmpl w:val="7820F188"/>
    <w:lvl w:ilvl="0" w:tplc="AF5CE160">
      <w:start w:val="1"/>
      <w:numFmt w:val="decimal"/>
      <w:lvlText w:val="%1."/>
      <w:lvlJc w:val="left"/>
      <w:pPr>
        <w:ind w:left="1440" w:hanging="360"/>
      </w:pPr>
    </w:lvl>
    <w:lvl w:ilvl="1" w:tplc="BD86587C">
      <w:start w:val="1"/>
      <w:numFmt w:val="decimal"/>
      <w:lvlText w:val="%2."/>
      <w:lvlJc w:val="left"/>
      <w:pPr>
        <w:ind w:left="1440" w:hanging="360"/>
      </w:pPr>
    </w:lvl>
    <w:lvl w:ilvl="2" w:tplc="19ECD56A">
      <w:start w:val="1"/>
      <w:numFmt w:val="decimal"/>
      <w:lvlText w:val="%3."/>
      <w:lvlJc w:val="left"/>
      <w:pPr>
        <w:ind w:left="1440" w:hanging="360"/>
      </w:pPr>
    </w:lvl>
    <w:lvl w:ilvl="3" w:tplc="F4BC5802">
      <w:start w:val="1"/>
      <w:numFmt w:val="decimal"/>
      <w:lvlText w:val="%4."/>
      <w:lvlJc w:val="left"/>
      <w:pPr>
        <w:ind w:left="1440" w:hanging="360"/>
      </w:pPr>
    </w:lvl>
    <w:lvl w:ilvl="4" w:tplc="9E8E5B8A">
      <w:start w:val="1"/>
      <w:numFmt w:val="decimal"/>
      <w:lvlText w:val="%5."/>
      <w:lvlJc w:val="left"/>
      <w:pPr>
        <w:ind w:left="1440" w:hanging="360"/>
      </w:pPr>
    </w:lvl>
    <w:lvl w:ilvl="5" w:tplc="3B5A77D2">
      <w:start w:val="1"/>
      <w:numFmt w:val="decimal"/>
      <w:lvlText w:val="%6."/>
      <w:lvlJc w:val="left"/>
      <w:pPr>
        <w:ind w:left="1440" w:hanging="360"/>
      </w:pPr>
    </w:lvl>
    <w:lvl w:ilvl="6" w:tplc="241234E6">
      <w:start w:val="1"/>
      <w:numFmt w:val="decimal"/>
      <w:lvlText w:val="%7."/>
      <w:lvlJc w:val="left"/>
      <w:pPr>
        <w:ind w:left="1440" w:hanging="360"/>
      </w:pPr>
    </w:lvl>
    <w:lvl w:ilvl="7" w:tplc="D66C86F4">
      <w:start w:val="1"/>
      <w:numFmt w:val="decimal"/>
      <w:lvlText w:val="%8."/>
      <w:lvlJc w:val="left"/>
      <w:pPr>
        <w:ind w:left="1440" w:hanging="360"/>
      </w:pPr>
    </w:lvl>
    <w:lvl w:ilvl="8" w:tplc="E0FEEA5E">
      <w:start w:val="1"/>
      <w:numFmt w:val="decimal"/>
      <w:lvlText w:val="%9."/>
      <w:lvlJc w:val="left"/>
      <w:pPr>
        <w:ind w:left="1440" w:hanging="360"/>
      </w:pPr>
    </w:lvl>
  </w:abstractNum>
  <w:abstractNum w:abstractNumId="11" w15:restartNumberingAfterBreak="0">
    <w:nsid w:val="38D740C0"/>
    <w:multiLevelType w:val="hybridMultilevel"/>
    <w:tmpl w:val="1B7CC440"/>
    <w:lvl w:ilvl="0" w:tplc="61B8309E">
      <w:start w:val="1"/>
      <w:numFmt w:val="bullet"/>
      <w:lvlText w:val="-"/>
      <w:lvlJc w:val="left"/>
      <w:pPr>
        <w:ind w:left="720" w:hanging="360"/>
      </w:pPr>
      <w:rPr>
        <w:rFonts w:ascii="Aptos" w:hAnsi="Aptos" w:hint="default"/>
      </w:rPr>
    </w:lvl>
    <w:lvl w:ilvl="1" w:tplc="837E1A08">
      <w:start w:val="1"/>
      <w:numFmt w:val="bullet"/>
      <w:lvlText w:val="o"/>
      <w:lvlJc w:val="left"/>
      <w:pPr>
        <w:ind w:left="1440" w:hanging="360"/>
      </w:pPr>
      <w:rPr>
        <w:rFonts w:ascii="Courier New" w:hAnsi="Courier New" w:hint="default"/>
      </w:rPr>
    </w:lvl>
    <w:lvl w:ilvl="2" w:tplc="F11A1130">
      <w:start w:val="1"/>
      <w:numFmt w:val="bullet"/>
      <w:lvlText w:val=""/>
      <w:lvlJc w:val="left"/>
      <w:pPr>
        <w:ind w:left="2160" w:hanging="360"/>
      </w:pPr>
      <w:rPr>
        <w:rFonts w:ascii="Wingdings" w:hAnsi="Wingdings" w:hint="default"/>
      </w:rPr>
    </w:lvl>
    <w:lvl w:ilvl="3" w:tplc="CF8A6822">
      <w:start w:val="1"/>
      <w:numFmt w:val="bullet"/>
      <w:lvlText w:val=""/>
      <w:lvlJc w:val="left"/>
      <w:pPr>
        <w:ind w:left="2880" w:hanging="360"/>
      </w:pPr>
      <w:rPr>
        <w:rFonts w:ascii="Symbol" w:hAnsi="Symbol" w:hint="default"/>
      </w:rPr>
    </w:lvl>
    <w:lvl w:ilvl="4" w:tplc="7C3434B0">
      <w:start w:val="1"/>
      <w:numFmt w:val="bullet"/>
      <w:lvlText w:val="o"/>
      <w:lvlJc w:val="left"/>
      <w:pPr>
        <w:ind w:left="3600" w:hanging="360"/>
      </w:pPr>
      <w:rPr>
        <w:rFonts w:ascii="Courier New" w:hAnsi="Courier New" w:hint="default"/>
      </w:rPr>
    </w:lvl>
    <w:lvl w:ilvl="5" w:tplc="956A7A08">
      <w:start w:val="1"/>
      <w:numFmt w:val="bullet"/>
      <w:lvlText w:val=""/>
      <w:lvlJc w:val="left"/>
      <w:pPr>
        <w:ind w:left="4320" w:hanging="360"/>
      </w:pPr>
      <w:rPr>
        <w:rFonts w:ascii="Wingdings" w:hAnsi="Wingdings" w:hint="default"/>
      </w:rPr>
    </w:lvl>
    <w:lvl w:ilvl="6" w:tplc="09B84090">
      <w:start w:val="1"/>
      <w:numFmt w:val="bullet"/>
      <w:lvlText w:val=""/>
      <w:lvlJc w:val="left"/>
      <w:pPr>
        <w:ind w:left="5040" w:hanging="360"/>
      </w:pPr>
      <w:rPr>
        <w:rFonts w:ascii="Symbol" w:hAnsi="Symbol" w:hint="default"/>
      </w:rPr>
    </w:lvl>
    <w:lvl w:ilvl="7" w:tplc="363E6D80">
      <w:start w:val="1"/>
      <w:numFmt w:val="bullet"/>
      <w:lvlText w:val="o"/>
      <w:lvlJc w:val="left"/>
      <w:pPr>
        <w:ind w:left="5760" w:hanging="360"/>
      </w:pPr>
      <w:rPr>
        <w:rFonts w:ascii="Courier New" w:hAnsi="Courier New" w:hint="default"/>
      </w:rPr>
    </w:lvl>
    <w:lvl w:ilvl="8" w:tplc="5DDC2AB6">
      <w:start w:val="1"/>
      <w:numFmt w:val="bullet"/>
      <w:lvlText w:val=""/>
      <w:lvlJc w:val="left"/>
      <w:pPr>
        <w:ind w:left="6480" w:hanging="360"/>
      </w:pPr>
      <w:rPr>
        <w:rFonts w:ascii="Wingdings" w:hAnsi="Wingdings" w:hint="default"/>
      </w:rPr>
    </w:lvl>
  </w:abstractNum>
  <w:abstractNum w:abstractNumId="12" w15:restartNumberingAfterBreak="0">
    <w:nsid w:val="3A8E5D77"/>
    <w:multiLevelType w:val="hybridMultilevel"/>
    <w:tmpl w:val="2E1C4E70"/>
    <w:lvl w:ilvl="0" w:tplc="6E9854D6">
      <w:start w:val="1"/>
      <w:numFmt w:val="bullet"/>
      <w:lvlText w:val="-"/>
      <w:lvlJc w:val="left"/>
      <w:pPr>
        <w:ind w:left="720" w:hanging="360"/>
      </w:pPr>
      <w:rPr>
        <w:rFonts w:ascii="Aptos" w:hAnsi="Aptos" w:hint="default"/>
      </w:rPr>
    </w:lvl>
    <w:lvl w:ilvl="1" w:tplc="1ED2C428">
      <w:start w:val="1"/>
      <w:numFmt w:val="bullet"/>
      <w:lvlText w:val="o"/>
      <w:lvlJc w:val="left"/>
      <w:pPr>
        <w:ind w:left="1440" w:hanging="360"/>
      </w:pPr>
      <w:rPr>
        <w:rFonts w:ascii="Courier New" w:hAnsi="Courier New" w:hint="default"/>
      </w:rPr>
    </w:lvl>
    <w:lvl w:ilvl="2" w:tplc="BE52F51C">
      <w:start w:val="1"/>
      <w:numFmt w:val="bullet"/>
      <w:lvlText w:val=""/>
      <w:lvlJc w:val="left"/>
      <w:pPr>
        <w:ind w:left="2160" w:hanging="360"/>
      </w:pPr>
      <w:rPr>
        <w:rFonts w:ascii="Wingdings" w:hAnsi="Wingdings" w:hint="default"/>
      </w:rPr>
    </w:lvl>
    <w:lvl w:ilvl="3" w:tplc="DDD241F0">
      <w:start w:val="1"/>
      <w:numFmt w:val="bullet"/>
      <w:lvlText w:val=""/>
      <w:lvlJc w:val="left"/>
      <w:pPr>
        <w:ind w:left="2880" w:hanging="360"/>
      </w:pPr>
      <w:rPr>
        <w:rFonts w:ascii="Symbol" w:hAnsi="Symbol" w:hint="default"/>
      </w:rPr>
    </w:lvl>
    <w:lvl w:ilvl="4" w:tplc="E9F28E88">
      <w:start w:val="1"/>
      <w:numFmt w:val="bullet"/>
      <w:lvlText w:val="o"/>
      <w:lvlJc w:val="left"/>
      <w:pPr>
        <w:ind w:left="3600" w:hanging="360"/>
      </w:pPr>
      <w:rPr>
        <w:rFonts w:ascii="Courier New" w:hAnsi="Courier New" w:hint="default"/>
      </w:rPr>
    </w:lvl>
    <w:lvl w:ilvl="5" w:tplc="7056330C">
      <w:start w:val="1"/>
      <w:numFmt w:val="bullet"/>
      <w:lvlText w:val=""/>
      <w:lvlJc w:val="left"/>
      <w:pPr>
        <w:ind w:left="4320" w:hanging="360"/>
      </w:pPr>
      <w:rPr>
        <w:rFonts w:ascii="Wingdings" w:hAnsi="Wingdings" w:hint="default"/>
      </w:rPr>
    </w:lvl>
    <w:lvl w:ilvl="6" w:tplc="DB9EF2D6">
      <w:start w:val="1"/>
      <w:numFmt w:val="bullet"/>
      <w:lvlText w:val=""/>
      <w:lvlJc w:val="left"/>
      <w:pPr>
        <w:ind w:left="5040" w:hanging="360"/>
      </w:pPr>
      <w:rPr>
        <w:rFonts w:ascii="Symbol" w:hAnsi="Symbol" w:hint="default"/>
      </w:rPr>
    </w:lvl>
    <w:lvl w:ilvl="7" w:tplc="C44C08A6">
      <w:start w:val="1"/>
      <w:numFmt w:val="bullet"/>
      <w:lvlText w:val="o"/>
      <w:lvlJc w:val="left"/>
      <w:pPr>
        <w:ind w:left="5760" w:hanging="360"/>
      </w:pPr>
      <w:rPr>
        <w:rFonts w:ascii="Courier New" w:hAnsi="Courier New" w:hint="default"/>
      </w:rPr>
    </w:lvl>
    <w:lvl w:ilvl="8" w:tplc="13D2A674">
      <w:start w:val="1"/>
      <w:numFmt w:val="bullet"/>
      <w:lvlText w:val=""/>
      <w:lvlJc w:val="left"/>
      <w:pPr>
        <w:ind w:left="6480" w:hanging="360"/>
      </w:pPr>
      <w:rPr>
        <w:rFonts w:ascii="Wingdings" w:hAnsi="Wingdings" w:hint="default"/>
      </w:rPr>
    </w:lvl>
  </w:abstractNum>
  <w:abstractNum w:abstractNumId="13" w15:restartNumberingAfterBreak="0">
    <w:nsid w:val="498C011C"/>
    <w:multiLevelType w:val="hybridMultilevel"/>
    <w:tmpl w:val="CBC0217A"/>
    <w:lvl w:ilvl="0" w:tplc="9F2831E6">
      <w:start w:val="1"/>
      <w:numFmt w:val="bullet"/>
      <w:lvlText w:val="-"/>
      <w:lvlJc w:val="left"/>
      <w:pPr>
        <w:ind w:left="720" w:hanging="360"/>
      </w:pPr>
      <w:rPr>
        <w:rFonts w:ascii="Aptos" w:hAnsi="Aptos" w:hint="default"/>
      </w:rPr>
    </w:lvl>
    <w:lvl w:ilvl="1" w:tplc="957898A0">
      <w:start w:val="1"/>
      <w:numFmt w:val="bullet"/>
      <w:lvlText w:val="o"/>
      <w:lvlJc w:val="left"/>
      <w:pPr>
        <w:ind w:left="1440" w:hanging="360"/>
      </w:pPr>
      <w:rPr>
        <w:rFonts w:ascii="Courier New" w:hAnsi="Courier New" w:hint="default"/>
      </w:rPr>
    </w:lvl>
    <w:lvl w:ilvl="2" w:tplc="AF189C16">
      <w:start w:val="1"/>
      <w:numFmt w:val="bullet"/>
      <w:lvlText w:val=""/>
      <w:lvlJc w:val="left"/>
      <w:pPr>
        <w:ind w:left="2160" w:hanging="360"/>
      </w:pPr>
      <w:rPr>
        <w:rFonts w:ascii="Wingdings" w:hAnsi="Wingdings" w:hint="default"/>
      </w:rPr>
    </w:lvl>
    <w:lvl w:ilvl="3" w:tplc="7E88B9F6">
      <w:start w:val="1"/>
      <w:numFmt w:val="bullet"/>
      <w:lvlText w:val=""/>
      <w:lvlJc w:val="left"/>
      <w:pPr>
        <w:ind w:left="2880" w:hanging="360"/>
      </w:pPr>
      <w:rPr>
        <w:rFonts w:ascii="Symbol" w:hAnsi="Symbol" w:hint="default"/>
      </w:rPr>
    </w:lvl>
    <w:lvl w:ilvl="4" w:tplc="C9C045F8">
      <w:start w:val="1"/>
      <w:numFmt w:val="bullet"/>
      <w:lvlText w:val="o"/>
      <w:lvlJc w:val="left"/>
      <w:pPr>
        <w:ind w:left="3600" w:hanging="360"/>
      </w:pPr>
      <w:rPr>
        <w:rFonts w:ascii="Courier New" w:hAnsi="Courier New" w:hint="default"/>
      </w:rPr>
    </w:lvl>
    <w:lvl w:ilvl="5" w:tplc="C0C853C8">
      <w:start w:val="1"/>
      <w:numFmt w:val="bullet"/>
      <w:lvlText w:val=""/>
      <w:lvlJc w:val="left"/>
      <w:pPr>
        <w:ind w:left="4320" w:hanging="360"/>
      </w:pPr>
      <w:rPr>
        <w:rFonts w:ascii="Wingdings" w:hAnsi="Wingdings" w:hint="default"/>
      </w:rPr>
    </w:lvl>
    <w:lvl w:ilvl="6" w:tplc="AC221348">
      <w:start w:val="1"/>
      <w:numFmt w:val="bullet"/>
      <w:lvlText w:val=""/>
      <w:lvlJc w:val="left"/>
      <w:pPr>
        <w:ind w:left="5040" w:hanging="360"/>
      </w:pPr>
      <w:rPr>
        <w:rFonts w:ascii="Symbol" w:hAnsi="Symbol" w:hint="default"/>
      </w:rPr>
    </w:lvl>
    <w:lvl w:ilvl="7" w:tplc="16D8C76C">
      <w:start w:val="1"/>
      <w:numFmt w:val="bullet"/>
      <w:lvlText w:val="o"/>
      <w:lvlJc w:val="left"/>
      <w:pPr>
        <w:ind w:left="5760" w:hanging="360"/>
      </w:pPr>
      <w:rPr>
        <w:rFonts w:ascii="Courier New" w:hAnsi="Courier New" w:hint="default"/>
      </w:rPr>
    </w:lvl>
    <w:lvl w:ilvl="8" w:tplc="1AB27A1E">
      <w:start w:val="1"/>
      <w:numFmt w:val="bullet"/>
      <w:lvlText w:val=""/>
      <w:lvlJc w:val="left"/>
      <w:pPr>
        <w:ind w:left="6480" w:hanging="360"/>
      </w:pPr>
      <w:rPr>
        <w:rFonts w:ascii="Wingdings" w:hAnsi="Wingdings" w:hint="default"/>
      </w:rPr>
    </w:lvl>
  </w:abstractNum>
  <w:abstractNum w:abstractNumId="14" w15:restartNumberingAfterBreak="0">
    <w:nsid w:val="4BC65A7A"/>
    <w:multiLevelType w:val="hybridMultilevel"/>
    <w:tmpl w:val="0DEECF6E"/>
    <w:lvl w:ilvl="0" w:tplc="6D1069E6">
      <w:start w:val="1"/>
      <w:numFmt w:val="bullet"/>
      <w:lvlText w:val="-"/>
      <w:lvlJc w:val="left"/>
      <w:pPr>
        <w:ind w:left="720" w:hanging="360"/>
      </w:pPr>
      <w:rPr>
        <w:rFonts w:ascii="Aptos" w:hAnsi="Aptos" w:hint="default"/>
      </w:rPr>
    </w:lvl>
    <w:lvl w:ilvl="1" w:tplc="35F66BC4">
      <w:start w:val="1"/>
      <w:numFmt w:val="bullet"/>
      <w:lvlText w:val="o"/>
      <w:lvlJc w:val="left"/>
      <w:pPr>
        <w:ind w:left="1440" w:hanging="360"/>
      </w:pPr>
      <w:rPr>
        <w:rFonts w:ascii="Courier New" w:hAnsi="Courier New" w:hint="default"/>
      </w:rPr>
    </w:lvl>
    <w:lvl w:ilvl="2" w:tplc="AAF27C80">
      <w:start w:val="1"/>
      <w:numFmt w:val="bullet"/>
      <w:lvlText w:val=""/>
      <w:lvlJc w:val="left"/>
      <w:pPr>
        <w:ind w:left="2160" w:hanging="360"/>
      </w:pPr>
      <w:rPr>
        <w:rFonts w:ascii="Wingdings" w:hAnsi="Wingdings" w:hint="default"/>
      </w:rPr>
    </w:lvl>
    <w:lvl w:ilvl="3" w:tplc="C1382F0A">
      <w:start w:val="1"/>
      <w:numFmt w:val="bullet"/>
      <w:lvlText w:val=""/>
      <w:lvlJc w:val="left"/>
      <w:pPr>
        <w:ind w:left="2880" w:hanging="360"/>
      </w:pPr>
      <w:rPr>
        <w:rFonts w:ascii="Symbol" w:hAnsi="Symbol" w:hint="default"/>
      </w:rPr>
    </w:lvl>
    <w:lvl w:ilvl="4" w:tplc="F8D0091E">
      <w:start w:val="1"/>
      <w:numFmt w:val="bullet"/>
      <w:lvlText w:val="o"/>
      <w:lvlJc w:val="left"/>
      <w:pPr>
        <w:ind w:left="3600" w:hanging="360"/>
      </w:pPr>
      <w:rPr>
        <w:rFonts w:ascii="Courier New" w:hAnsi="Courier New" w:hint="default"/>
      </w:rPr>
    </w:lvl>
    <w:lvl w:ilvl="5" w:tplc="28D83FC2">
      <w:start w:val="1"/>
      <w:numFmt w:val="bullet"/>
      <w:lvlText w:val=""/>
      <w:lvlJc w:val="left"/>
      <w:pPr>
        <w:ind w:left="4320" w:hanging="360"/>
      </w:pPr>
      <w:rPr>
        <w:rFonts w:ascii="Wingdings" w:hAnsi="Wingdings" w:hint="default"/>
      </w:rPr>
    </w:lvl>
    <w:lvl w:ilvl="6" w:tplc="3F04D298">
      <w:start w:val="1"/>
      <w:numFmt w:val="bullet"/>
      <w:lvlText w:val=""/>
      <w:lvlJc w:val="left"/>
      <w:pPr>
        <w:ind w:left="5040" w:hanging="360"/>
      </w:pPr>
      <w:rPr>
        <w:rFonts w:ascii="Symbol" w:hAnsi="Symbol" w:hint="default"/>
      </w:rPr>
    </w:lvl>
    <w:lvl w:ilvl="7" w:tplc="89BC5C1A">
      <w:start w:val="1"/>
      <w:numFmt w:val="bullet"/>
      <w:lvlText w:val="o"/>
      <w:lvlJc w:val="left"/>
      <w:pPr>
        <w:ind w:left="5760" w:hanging="360"/>
      </w:pPr>
      <w:rPr>
        <w:rFonts w:ascii="Courier New" w:hAnsi="Courier New" w:hint="default"/>
      </w:rPr>
    </w:lvl>
    <w:lvl w:ilvl="8" w:tplc="C0645D6C">
      <w:start w:val="1"/>
      <w:numFmt w:val="bullet"/>
      <w:lvlText w:val=""/>
      <w:lvlJc w:val="left"/>
      <w:pPr>
        <w:ind w:left="6480" w:hanging="360"/>
      </w:pPr>
      <w:rPr>
        <w:rFonts w:ascii="Wingdings" w:hAnsi="Wingdings" w:hint="default"/>
      </w:rPr>
    </w:lvl>
  </w:abstractNum>
  <w:abstractNum w:abstractNumId="15" w15:restartNumberingAfterBreak="0">
    <w:nsid w:val="4D2ECD05"/>
    <w:multiLevelType w:val="hybridMultilevel"/>
    <w:tmpl w:val="E4E84126"/>
    <w:lvl w:ilvl="0" w:tplc="E362D8B8">
      <w:start w:val="1"/>
      <w:numFmt w:val="bullet"/>
      <w:lvlText w:val="-"/>
      <w:lvlJc w:val="left"/>
      <w:pPr>
        <w:ind w:left="720" w:hanging="360"/>
      </w:pPr>
      <w:rPr>
        <w:rFonts w:ascii="Aptos" w:hAnsi="Aptos" w:hint="default"/>
      </w:rPr>
    </w:lvl>
    <w:lvl w:ilvl="1" w:tplc="830CD6F6">
      <w:start w:val="1"/>
      <w:numFmt w:val="bullet"/>
      <w:lvlText w:val="o"/>
      <w:lvlJc w:val="left"/>
      <w:pPr>
        <w:ind w:left="1440" w:hanging="360"/>
      </w:pPr>
      <w:rPr>
        <w:rFonts w:ascii="Courier New" w:hAnsi="Courier New" w:hint="default"/>
      </w:rPr>
    </w:lvl>
    <w:lvl w:ilvl="2" w:tplc="4AEEDD0E">
      <w:start w:val="1"/>
      <w:numFmt w:val="bullet"/>
      <w:lvlText w:val=""/>
      <w:lvlJc w:val="left"/>
      <w:pPr>
        <w:ind w:left="2160" w:hanging="360"/>
      </w:pPr>
      <w:rPr>
        <w:rFonts w:ascii="Wingdings" w:hAnsi="Wingdings" w:hint="default"/>
      </w:rPr>
    </w:lvl>
    <w:lvl w:ilvl="3" w:tplc="EC0C4E64">
      <w:start w:val="1"/>
      <w:numFmt w:val="bullet"/>
      <w:lvlText w:val=""/>
      <w:lvlJc w:val="left"/>
      <w:pPr>
        <w:ind w:left="2880" w:hanging="360"/>
      </w:pPr>
      <w:rPr>
        <w:rFonts w:ascii="Symbol" w:hAnsi="Symbol" w:hint="default"/>
      </w:rPr>
    </w:lvl>
    <w:lvl w:ilvl="4" w:tplc="E1F28A74">
      <w:start w:val="1"/>
      <w:numFmt w:val="bullet"/>
      <w:lvlText w:val="o"/>
      <w:lvlJc w:val="left"/>
      <w:pPr>
        <w:ind w:left="3600" w:hanging="360"/>
      </w:pPr>
      <w:rPr>
        <w:rFonts w:ascii="Courier New" w:hAnsi="Courier New" w:hint="default"/>
      </w:rPr>
    </w:lvl>
    <w:lvl w:ilvl="5" w:tplc="1C8EC820">
      <w:start w:val="1"/>
      <w:numFmt w:val="bullet"/>
      <w:lvlText w:val=""/>
      <w:lvlJc w:val="left"/>
      <w:pPr>
        <w:ind w:left="4320" w:hanging="360"/>
      </w:pPr>
      <w:rPr>
        <w:rFonts w:ascii="Wingdings" w:hAnsi="Wingdings" w:hint="default"/>
      </w:rPr>
    </w:lvl>
    <w:lvl w:ilvl="6" w:tplc="1D08251E">
      <w:start w:val="1"/>
      <w:numFmt w:val="bullet"/>
      <w:lvlText w:val=""/>
      <w:lvlJc w:val="left"/>
      <w:pPr>
        <w:ind w:left="5040" w:hanging="360"/>
      </w:pPr>
      <w:rPr>
        <w:rFonts w:ascii="Symbol" w:hAnsi="Symbol" w:hint="default"/>
      </w:rPr>
    </w:lvl>
    <w:lvl w:ilvl="7" w:tplc="5F663A90">
      <w:start w:val="1"/>
      <w:numFmt w:val="bullet"/>
      <w:lvlText w:val="o"/>
      <w:lvlJc w:val="left"/>
      <w:pPr>
        <w:ind w:left="5760" w:hanging="360"/>
      </w:pPr>
      <w:rPr>
        <w:rFonts w:ascii="Courier New" w:hAnsi="Courier New" w:hint="default"/>
      </w:rPr>
    </w:lvl>
    <w:lvl w:ilvl="8" w:tplc="FF6A42F4">
      <w:start w:val="1"/>
      <w:numFmt w:val="bullet"/>
      <w:lvlText w:val=""/>
      <w:lvlJc w:val="left"/>
      <w:pPr>
        <w:ind w:left="6480" w:hanging="360"/>
      </w:pPr>
      <w:rPr>
        <w:rFonts w:ascii="Wingdings" w:hAnsi="Wingdings" w:hint="default"/>
      </w:rPr>
    </w:lvl>
  </w:abstractNum>
  <w:abstractNum w:abstractNumId="16" w15:restartNumberingAfterBreak="0">
    <w:nsid w:val="55C42BFA"/>
    <w:multiLevelType w:val="hybridMultilevel"/>
    <w:tmpl w:val="7CDCA302"/>
    <w:lvl w:ilvl="0" w:tplc="2E946B4A">
      <w:start w:val="1"/>
      <w:numFmt w:val="bullet"/>
      <w:lvlText w:val="-"/>
      <w:lvlJc w:val="left"/>
      <w:pPr>
        <w:ind w:left="720" w:hanging="360"/>
      </w:pPr>
      <w:rPr>
        <w:rFonts w:ascii="Aptos" w:hAnsi="Aptos" w:hint="default"/>
      </w:rPr>
    </w:lvl>
    <w:lvl w:ilvl="1" w:tplc="82D6D524">
      <w:start w:val="1"/>
      <w:numFmt w:val="bullet"/>
      <w:lvlText w:val="o"/>
      <w:lvlJc w:val="left"/>
      <w:pPr>
        <w:ind w:left="1440" w:hanging="360"/>
      </w:pPr>
      <w:rPr>
        <w:rFonts w:ascii="Courier New" w:hAnsi="Courier New" w:hint="default"/>
      </w:rPr>
    </w:lvl>
    <w:lvl w:ilvl="2" w:tplc="5A1655B8">
      <w:start w:val="1"/>
      <w:numFmt w:val="bullet"/>
      <w:lvlText w:val=""/>
      <w:lvlJc w:val="left"/>
      <w:pPr>
        <w:ind w:left="2160" w:hanging="360"/>
      </w:pPr>
      <w:rPr>
        <w:rFonts w:ascii="Wingdings" w:hAnsi="Wingdings" w:hint="default"/>
      </w:rPr>
    </w:lvl>
    <w:lvl w:ilvl="3" w:tplc="D1A8B2C2">
      <w:start w:val="1"/>
      <w:numFmt w:val="bullet"/>
      <w:lvlText w:val=""/>
      <w:lvlJc w:val="left"/>
      <w:pPr>
        <w:ind w:left="2880" w:hanging="360"/>
      </w:pPr>
      <w:rPr>
        <w:rFonts w:ascii="Symbol" w:hAnsi="Symbol" w:hint="default"/>
      </w:rPr>
    </w:lvl>
    <w:lvl w:ilvl="4" w:tplc="41FA8C08">
      <w:start w:val="1"/>
      <w:numFmt w:val="bullet"/>
      <w:lvlText w:val="o"/>
      <w:lvlJc w:val="left"/>
      <w:pPr>
        <w:ind w:left="3600" w:hanging="360"/>
      </w:pPr>
      <w:rPr>
        <w:rFonts w:ascii="Courier New" w:hAnsi="Courier New" w:hint="default"/>
      </w:rPr>
    </w:lvl>
    <w:lvl w:ilvl="5" w:tplc="B5064E18">
      <w:start w:val="1"/>
      <w:numFmt w:val="bullet"/>
      <w:lvlText w:val=""/>
      <w:lvlJc w:val="left"/>
      <w:pPr>
        <w:ind w:left="4320" w:hanging="360"/>
      </w:pPr>
      <w:rPr>
        <w:rFonts w:ascii="Wingdings" w:hAnsi="Wingdings" w:hint="default"/>
      </w:rPr>
    </w:lvl>
    <w:lvl w:ilvl="6" w:tplc="7B723742">
      <w:start w:val="1"/>
      <w:numFmt w:val="bullet"/>
      <w:lvlText w:val=""/>
      <w:lvlJc w:val="left"/>
      <w:pPr>
        <w:ind w:left="5040" w:hanging="360"/>
      </w:pPr>
      <w:rPr>
        <w:rFonts w:ascii="Symbol" w:hAnsi="Symbol" w:hint="default"/>
      </w:rPr>
    </w:lvl>
    <w:lvl w:ilvl="7" w:tplc="3E2686DC">
      <w:start w:val="1"/>
      <w:numFmt w:val="bullet"/>
      <w:lvlText w:val="o"/>
      <w:lvlJc w:val="left"/>
      <w:pPr>
        <w:ind w:left="5760" w:hanging="360"/>
      </w:pPr>
      <w:rPr>
        <w:rFonts w:ascii="Courier New" w:hAnsi="Courier New" w:hint="default"/>
      </w:rPr>
    </w:lvl>
    <w:lvl w:ilvl="8" w:tplc="450E807C">
      <w:start w:val="1"/>
      <w:numFmt w:val="bullet"/>
      <w:lvlText w:val=""/>
      <w:lvlJc w:val="left"/>
      <w:pPr>
        <w:ind w:left="6480" w:hanging="360"/>
      </w:pPr>
      <w:rPr>
        <w:rFonts w:ascii="Wingdings" w:hAnsi="Wingdings" w:hint="default"/>
      </w:rPr>
    </w:lvl>
  </w:abstractNum>
  <w:abstractNum w:abstractNumId="17" w15:restartNumberingAfterBreak="0">
    <w:nsid w:val="5AC3ABC0"/>
    <w:multiLevelType w:val="hybridMultilevel"/>
    <w:tmpl w:val="BA04C7D2"/>
    <w:lvl w:ilvl="0" w:tplc="77580A9C">
      <w:start w:val="1"/>
      <w:numFmt w:val="bullet"/>
      <w:lvlText w:val="-"/>
      <w:lvlJc w:val="left"/>
      <w:pPr>
        <w:ind w:left="720" w:hanging="360"/>
      </w:pPr>
      <w:rPr>
        <w:rFonts w:ascii="Aptos" w:hAnsi="Aptos" w:hint="default"/>
      </w:rPr>
    </w:lvl>
    <w:lvl w:ilvl="1" w:tplc="71B6AE84">
      <w:start w:val="1"/>
      <w:numFmt w:val="bullet"/>
      <w:lvlText w:val="o"/>
      <w:lvlJc w:val="left"/>
      <w:pPr>
        <w:ind w:left="1440" w:hanging="360"/>
      </w:pPr>
      <w:rPr>
        <w:rFonts w:ascii="Courier New" w:hAnsi="Courier New" w:hint="default"/>
      </w:rPr>
    </w:lvl>
    <w:lvl w:ilvl="2" w:tplc="A4D06C8A">
      <w:start w:val="1"/>
      <w:numFmt w:val="bullet"/>
      <w:lvlText w:val=""/>
      <w:lvlJc w:val="left"/>
      <w:pPr>
        <w:ind w:left="2160" w:hanging="360"/>
      </w:pPr>
      <w:rPr>
        <w:rFonts w:ascii="Wingdings" w:hAnsi="Wingdings" w:hint="default"/>
      </w:rPr>
    </w:lvl>
    <w:lvl w:ilvl="3" w:tplc="7852657E">
      <w:start w:val="1"/>
      <w:numFmt w:val="bullet"/>
      <w:lvlText w:val=""/>
      <w:lvlJc w:val="left"/>
      <w:pPr>
        <w:ind w:left="2880" w:hanging="360"/>
      </w:pPr>
      <w:rPr>
        <w:rFonts w:ascii="Symbol" w:hAnsi="Symbol" w:hint="default"/>
      </w:rPr>
    </w:lvl>
    <w:lvl w:ilvl="4" w:tplc="F0C2DAB4">
      <w:start w:val="1"/>
      <w:numFmt w:val="bullet"/>
      <w:lvlText w:val="o"/>
      <w:lvlJc w:val="left"/>
      <w:pPr>
        <w:ind w:left="3600" w:hanging="360"/>
      </w:pPr>
      <w:rPr>
        <w:rFonts w:ascii="Courier New" w:hAnsi="Courier New" w:hint="default"/>
      </w:rPr>
    </w:lvl>
    <w:lvl w:ilvl="5" w:tplc="BD7E40CE">
      <w:start w:val="1"/>
      <w:numFmt w:val="bullet"/>
      <w:lvlText w:val=""/>
      <w:lvlJc w:val="left"/>
      <w:pPr>
        <w:ind w:left="4320" w:hanging="360"/>
      </w:pPr>
      <w:rPr>
        <w:rFonts w:ascii="Wingdings" w:hAnsi="Wingdings" w:hint="default"/>
      </w:rPr>
    </w:lvl>
    <w:lvl w:ilvl="6" w:tplc="9B16132E">
      <w:start w:val="1"/>
      <w:numFmt w:val="bullet"/>
      <w:lvlText w:val=""/>
      <w:lvlJc w:val="left"/>
      <w:pPr>
        <w:ind w:left="5040" w:hanging="360"/>
      </w:pPr>
      <w:rPr>
        <w:rFonts w:ascii="Symbol" w:hAnsi="Symbol" w:hint="default"/>
      </w:rPr>
    </w:lvl>
    <w:lvl w:ilvl="7" w:tplc="518A6E00">
      <w:start w:val="1"/>
      <w:numFmt w:val="bullet"/>
      <w:lvlText w:val="o"/>
      <w:lvlJc w:val="left"/>
      <w:pPr>
        <w:ind w:left="5760" w:hanging="360"/>
      </w:pPr>
      <w:rPr>
        <w:rFonts w:ascii="Courier New" w:hAnsi="Courier New" w:hint="default"/>
      </w:rPr>
    </w:lvl>
    <w:lvl w:ilvl="8" w:tplc="56F2075C">
      <w:start w:val="1"/>
      <w:numFmt w:val="bullet"/>
      <w:lvlText w:val=""/>
      <w:lvlJc w:val="left"/>
      <w:pPr>
        <w:ind w:left="6480" w:hanging="360"/>
      </w:pPr>
      <w:rPr>
        <w:rFonts w:ascii="Wingdings" w:hAnsi="Wingdings" w:hint="default"/>
      </w:rPr>
    </w:lvl>
  </w:abstractNum>
  <w:abstractNum w:abstractNumId="18" w15:restartNumberingAfterBreak="0">
    <w:nsid w:val="5C94338C"/>
    <w:multiLevelType w:val="hybridMultilevel"/>
    <w:tmpl w:val="0EE6F70A"/>
    <w:lvl w:ilvl="0" w:tplc="D29E9A06">
      <w:start w:val="1"/>
      <w:numFmt w:val="bullet"/>
      <w:lvlText w:val="-"/>
      <w:lvlJc w:val="left"/>
      <w:pPr>
        <w:ind w:left="720" w:hanging="360"/>
      </w:pPr>
      <w:rPr>
        <w:rFonts w:ascii="Aptos" w:hAnsi="Aptos" w:hint="default"/>
      </w:rPr>
    </w:lvl>
    <w:lvl w:ilvl="1" w:tplc="6888C1D4">
      <w:start w:val="1"/>
      <w:numFmt w:val="bullet"/>
      <w:lvlText w:val="o"/>
      <w:lvlJc w:val="left"/>
      <w:pPr>
        <w:ind w:left="1440" w:hanging="360"/>
      </w:pPr>
      <w:rPr>
        <w:rFonts w:ascii="Courier New" w:hAnsi="Courier New" w:hint="default"/>
      </w:rPr>
    </w:lvl>
    <w:lvl w:ilvl="2" w:tplc="57A6ED70">
      <w:start w:val="1"/>
      <w:numFmt w:val="bullet"/>
      <w:lvlText w:val=""/>
      <w:lvlJc w:val="left"/>
      <w:pPr>
        <w:ind w:left="2160" w:hanging="360"/>
      </w:pPr>
      <w:rPr>
        <w:rFonts w:ascii="Wingdings" w:hAnsi="Wingdings" w:hint="default"/>
      </w:rPr>
    </w:lvl>
    <w:lvl w:ilvl="3" w:tplc="7EDAE08C">
      <w:start w:val="1"/>
      <w:numFmt w:val="bullet"/>
      <w:lvlText w:val=""/>
      <w:lvlJc w:val="left"/>
      <w:pPr>
        <w:ind w:left="2880" w:hanging="360"/>
      </w:pPr>
      <w:rPr>
        <w:rFonts w:ascii="Symbol" w:hAnsi="Symbol" w:hint="default"/>
      </w:rPr>
    </w:lvl>
    <w:lvl w:ilvl="4" w:tplc="0D4430E6">
      <w:start w:val="1"/>
      <w:numFmt w:val="bullet"/>
      <w:lvlText w:val="o"/>
      <w:lvlJc w:val="left"/>
      <w:pPr>
        <w:ind w:left="3600" w:hanging="360"/>
      </w:pPr>
      <w:rPr>
        <w:rFonts w:ascii="Courier New" w:hAnsi="Courier New" w:hint="default"/>
      </w:rPr>
    </w:lvl>
    <w:lvl w:ilvl="5" w:tplc="6D9EE302">
      <w:start w:val="1"/>
      <w:numFmt w:val="bullet"/>
      <w:lvlText w:val=""/>
      <w:lvlJc w:val="left"/>
      <w:pPr>
        <w:ind w:left="4320" w:hanging="360"/>
      </w:pPr>
      <w:rPr>
        <w:rFonts w:ascii="Wingdings" w:hAnsi="Wingdings" w:hint="default"/>
      </w:rPr>
    </w:lvl>
    <w:lvl w:ilvl="6" w:tplc="62E8F18C">
      <w:start w:val="1"/>
      <w:numFmt w:val="bullet"/>
      <w:lvlText w:val=""/>
      <w:lvlJc w:val="left"/>
      <w:pPr>
        <w:ind w:left="5040" w:hanging="360"/>
      </w:pPr>
      <w:rPr>
        <w:rFonts w:ascii="Symbol" w:hAnsi="Symbol" w:hint="default"/>
      </w:rPr>
    </w:lvl>
    <w:lvl w:ilvl="7" w:tplc="1E3E895C">
      <w:start w:val="1"/>
      <w:numFmt w:val="bullet"/>
      <w:lvlText w:val="o"/>
      <w:lvlJc w:val="left"/>
      <w:pPr>
        <w:ind w:left="5760" w:hanging="360"/>
      </w:pPr>
      <w:rPr>
        <w:rFonts w:ascii="Courier New" w:hAnsi="Courier New" w:hint="default"/>
      </w:rPr>
    </w:lvl>
    <w:lvl w:ilvl="8" w:tplc="0130E8D2">
      <w:start w:val="1"/>
      <w:numFmt w:val="bullet"/>
      <w:lvlText w:val=""/>
      <w:lvlJc w:val="left"/>
      <w:pPr>
        <w:ind w:left="6480" w:hanging="360"/>
      </w:pPr>
      <w:rPr>
        <w:rFonts w:ascii="Wingdings" w:hAnsi="Wingdings" w:hint="default"/>
      </w:rPr>
    </w:lvl>
  </w:abstractNum>
  <w:abstractNum w:abstractNumId="19" w15:restartNumberingAfterBreak="0">
    <w:nsid w:val="5E495869"/>
    <w:multiLevelType w:val="hybridMultilevel"/>
    <w:tmpl w:val="19369E70"/>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66F1D8D1"/>
    <w:multiLevelType w:val="hybridMultilevel"/>
    <w:tmpl w:val="357425AA"/>
    <w:lvl w:ilvl="0" w:tplc="438EE97C">
      <w:start w:val="1"/>
      <w:numFmt w:val="bullet"/>
      <w:lvlText w:val=""/>
      <w:lvlJc w:val="left"/>
      <w:pPr>
        <w:ind w:left="720" w:hanging="360"/>
      </w:pPr>
      <w:rPr>
        <w:rFonts w:ascii="Symbol" w:hAnsi="Symbol" w:hint="default"/>
      </w:rPr>
    </w:lvl>
    <w:lvl w:ilvl="1" w:tplc="D004E466">
      <w:start w:val="1"/>
      <w:numFmt w:val="bullet"/>
      <w:lvlText w:val="o"/>
      <w:lvlJc w:val="left"/>
      <w:pPr>
        <w:ind w:left="1440" w:hanging="360"/>
      </w:pPr>
      <w:rPr>
        <w:rFonts w:ascii="Courier New" w:hAnsi="Courier New" w:hint="default"/>
      </w:rPr>
    </w:lvl>
    <w:lvl w:ilvl="2" w:tplc="9AFAD288">
      <w:start w:val="1"/>
      <w:numFmt w:val="bullet"/>
      <w:lvlText w:val=""/>
      <w:lvlJc w:val="left"/>
      <w:pPr>
        <w:ind w:left="2160" w:hanging="360"/>
      </w:pPr>
      <w:rPr>
        <w:rFonts w:ascii="Wingdings" w:hAnsi="Wingdings" w:hint="default"/>
      </w:rPr>
    </w:lvl>
    <w:lvl w:ilvl="3" w:tplc="54C46D4E">
      <w:start w:val="1"/>
      <w:numFmt w:val="bullet"/>
      <w:lvlText w:val=""/>
      <w:lvlJc w:val="left"/>
      <w:pPr>
        <w:ind w:left="2880" w:hanging="360"/>
      </w:pPr>
      <w:rPr>
        <w:rFonts w:ascii="Symbol" w:hAnsi="Symbol" w:hint="default"/>
      </w:rPr>
    </w:lvl>
    <w:lvl w:ilvl="4" w:tplc="B8261AD8">
      <w:start w:val="1"/>
      <w:numFmt w:val="bullet"/>
      <w:lvlText w:val="o"/>
      <w:lvlJc w:val="left"/>
      <w:pPr>
        <w:ind w:left="3600" w:hanging="360"/>
      </w:pPr>
      <w:rPr>
        <w:rFonts w:ascii="Courier New" w:hAnsi="Courier New" w:hint="default"/>
      </w:rPr>
    </w:lvl>
    <w:lvl w:ilvl="5" w:tplc="4ED82FBA">
      <w:start w:val="1"/>
      <w:numFmt w:val="bullet"/>
      <w:lvlText w:val=""/>
      <w:lvlJc w:val="left"/>
      <w:pPr>
        <w:ind w:left="4320" w:hanging="360"/>
      </w:pPr>
      <w:rPr>
        <w:rFonts w:ascii="Wingdings" w:hAnsi="Wingdings" w:hint="default"/>
      </w:rPr>
    </w:lvl>
    <w:lvl w:ilvl="6" w:tplc="75581736">
      <w:start w:val="1"/>
      <w:numFmt w:val="bullet"/>
      <w:lvlText w:val=""/>
      <w:lvlJc w:val="left"/>
      <w:pPr>
        <w:ind w:left="5040" w:hanging="360"/>
      </w:pPr>
      <w:rPr>
        <w:rFonts w:ascii="Symbol" w:hAnsi="Symbol" w:hint="default"/>
      </w:rPr>
    </w:lvl>
    <w:lvl w:ilvl="7" w:tplc="CE10CD2C">
      <w:start w:val="1"/>
      <w:numFmt w:val="bullet"/>
      <w:lvlText w:val="o"/>
      <w:lvlJc w:val="left"/>
      <w:pPr>
        <w:ind w:left="5760" w:hanging="360"/>
      </w:pPr>
      <w:rPr>
        <w:rFonts w:ascii="Courier New" w:hAnsi="Courier New" w:hint="default"/>
      </w:rPr>
    </w:lvl>
    <w:lvl w:ilvl="8" w:tplc="8E389CB6">
      <w:start w:val="1"/>
      <w:numFmt w:val="bullet"/>
      <w:lvlText w:val=""/>
      <w:lvlJc w:val="left"/>
      <w:pPr>
        <w:ind w:left="6480" w:hanging="360"/>
      </w:pPr>
      <w:rPr>
        <w:rFonts w:ascii="Wingdings" w:hAnsi="Wingdings" w:hint="default"/>
      </w:rPr>
    </w:lvl>
  </w:abstractNum>
  <w:abstractNum w:abstractNumId="21" w15:restartNumberingAfterBreak="0">
    <w:nsid w:val="78EA0937"/>
    <w:multiLevelType w:val="hybridMultilevel"/>
    <w:tmpl w:val="A9825B66"/>
    <w:lvl w:ilvl="0" w:tplc="81C4D32E">
      <w:start w:val="1"/>
      <w:numFmt w:val="decimal"/>
      <w:lvlText w:val="%1."/>
      <w:lvlJc w:val="left"/>
      <w:pPr>
        <w:ind w:left="720" w:hanging="360"/>
      </w:pPr>
      <w:rPr>
        <w:rFonts w:hint="default"/>
        <w:b w:val="0"/>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2" w15:restartNumberingAfterBreak="0">
    <w:nsid w:val="7B8566E0"/>
    <w:multiLevelType w:val="hybridMultilevel"/>
    <w:tmpl w:val="E84A0072"/>
    <w:lvl w:ilvl="0" w:tplc="73A2AEF8">
      <w:start w:val="1"/>
      <w:numFmt w:val="bullet"/>
      <w:lvlText w:val="-"/>
      <w:lvlJc w:val="left"/>
      <w:pPr>
        <w:ind w:left="720" w:hanging="360"/>
      </w:pPr>
      <w:rPr>
        <w:rFonts w:ascii="Aptos" w:hAnsi="Aptos" w:hint="default"/>
      </w:rPr>
    </w:lvl>
    <w:lvl w:ilvl="1" w:tplc="06EE276E">
      <w:start w:val="1"/>
      <w:numFmt w:val="bullet"/>
      <w:lvlText w:val="o"/>
      <w:lvlJc w:val="left"/>
      <w:pPr>
        <w:ind w:left="1440" w:hanging="360"/>
      </w:pPr>
      <w:rPr>
        <w:rFonts w:ascii="Courier New" w:hAnsi="Courier New" w:hint="default"/>
      </w:rPr>
    </w:lvl>
    <w:lvl w:ilvl="2" w:tplc="2540797C">
      <w:start w:val="1"/>
      <w:numFmt w:val="bullet"/>
      <w:lvlText w:val=""/>
      <w:lvlJc w:val="left"/>
      <w:pPr>
        <w:ind w:left="2160" w:hanging="360"/>
      </w:pPr>
      <w:rPr>
        <w:rFonts w:ascii="Wingdings" w:hAnsi="Wingdings" w:hint="default"/>
      </w:rPr>
    </w:lvl>
    <w:lvl w:ilvl="3" w:tplc="0046D8DE">
      <w:start w:val="1"/>
      <w:numFmt w:val="bullet"/>
      <w:lvlText w:val=""/>
      <w:lvlJc w:val="left"/>
      <w:pPr>
        <w:ind w:left="2880" w:hanging="360"/>
      </w:pPr>
      <w:rPr>
        <w:rFonts w:ascii="Symbol" w:hAnsi="Symbol" w:hint="default"/>
      </w:rPr>
    </w:lvl>
    <w:lvl w:ilvl="4" w:tplc="56BCE9D0">
      <w:start w:val="1"/>
      <w:numFmt w:val="bullet"/>
      <w:lvlText w:val="o"/>
      <w:lvlJc w:val="left"/>
      <w:pPr>
        <w:ind w:left="3600" w:hanging="360"/>
      </w:pPr>
      <w:rPr>
        <w:rFonts w:ascii="Courier New" w:hAnsi="Courier New" w:hint="default"/>
      </w:rPr>
    </w:lvl>
    <w:lvl w:ilvl="5" w:tplc="51D48E02">
      <w:start w:val="1"/>
      <w:numFmt w:val="bullet"/>
      <w:lvlText w:val=""/>
      <w:lvlJc w:val="left"/>
      <w:pPr>
        <w:ind w:left="4320" w:hanging="360"/>
      </w:pPr>
      <w:rPr>
        <w:rFonts w:ascii="Wingdings" w:hAnsi="Wingdings" w:hint="default"/>
      </w:rPr>
    </w:lvl>
    <w:lvl w:ilvl="6" w:tplc="7F345C30">
      <w:start w:val="1"/>
      <w:numFmt w:val="bullet"/>
      <w:lvlText w:val=""/>
      <w:lvlJc w:val="left"/>
      <w:pPr>
        <w:ind w:left="5040" w:hanging="360"/>
      </w:pPr>
      <w:rPr>
        <w:rFonts w:ascii="Symbol" w:hAnsi="Symbol" w:hint="default"/>
      </w:rPr>
    </w:lvl>
    <w:lvl w:ilvl="7" w:tplc="22A2239C">
      <w:start w:val="1"/>
      <w:numFmt w:val="bullet"/>
      <w:lvlText w:val="o"/>
      <w:lvlJc w:val="left"/>
      <w:pPr>
        <w:ind w:left="5760" w:hanging="360"/>
      </w:pPr>
      <w:rPr>
        <w:rFonts w:ascii="Courier New" w:hAnsi="Courier New" w:hint="default"/>
      </w:rPr>
    </w:lvl>
    <w:lvl w:ilvl="8" w:tplc="8A22ACFA">
      <w:start w:val="1"/>
      <w:numFmt w:val="bullet"/>
      <w:lvlText w:val=""/>
      <w:lvlJc w:val="left"/>
      <w:pPr>
        <w:ind w:left="6480" w:hanging="360"/>
      </w:pPr>
      <w:rPr>
        <w:rFonts w:ascii="Wingdings" w:hAnsi="Wingdings" w:hint="default"/>
      </w:rPr>
    </w:lvl>
  </w:abstractNum>
  <w:abstractNum w:abstractNumId="23" w15:restartNumberingAfterBreak="0">
    <w:nsid w:val="7C1B78F7"/>
    <w:multiLevelType w:val="hybridMultilevel"/>
    <w:tmpl w:val="62EA2A18"/>
    <w:lvl w:ilvl="0" w:tplc="0807000F">
      <w:start w:val="1"/>
      <w:numFmt w:val="decimal"/>
      <w:lvlText w:val="%1."/>
      <w:lvlJc w:val="left"/>
      <w:pPr>
        <w:ind w:left="720" w:hanging="360"/>
      </w:pPr>
      <w:rPr>
        <w:rFont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7E3334B2"/>
    <w:multiLevelType w:val="hybridMultilevel"/>
    <w:tmpl w:val="B3D81DB6"/>
    <w:lvl w:ilvl="0" w:tplc="4BA43A72">
      <w:start w:val="1"/>
      <w:numFmt w:val="bullet"/>
      <w:lvlText w:val="-"/>
      <w:lvlJc w:val="left"/>
      <w:pPr>
        <w:ind w:left="720" w:hanging="360"/>
      </w:pPr>
      <w:rPr>
        <w:rFonts w:ascii="Aptos" w:hAnsi="Aptos" w:hint="default"/>
      </w:rPr>
    </w:lvl>
    <w:lvl w:ilvl="1" w:tplc="706E8FE0">
      <w:start w:val="1"/>
      <w:numFmt w:val="bullet"/>
      <w:lvlText w:val="o"/>
      <w:lvlJc w:val="left"/>
      <w:pPr>
        <w:ind w:left="1440" w:hanging="360"/>
      </w:pPr>
      <w:rPr>
        <w:rFonts w:ascii="Courier New" w:hAnsi="Courier New" w:hint="default"/>
      </w:rPr>
    </w:lvl>
    <w:lvl w:ilvl="2" w:tplc="E666647A">
      <w:start w:val="1"/>
      <w:numFmt w:val="bullet"/>
      <w:lvlText w:val=""/>
      <w:lvlJc w:val="left"/>
      <w:pPr>
        <w:ind w:left="2160" w:hanging="360"/>
      </w:pPr>
      <w:rPr>
        <w:rFonts w:ascii="Wingdings" w:hAnsi="Wingdings" w:hint="default"/>
      </w:rPr>
    </w:lvl>
    <w:lvl w:ilvl="3" w:tplc="F71230B8">
      <w:start w:val="1"/>
      <w:numFmt w:val="bullet"/>
      <w:lvlText w:val=""/>
      <w:lvlJc w:val="left"/>
      <w:pPr>
        <w:ind w:left="2880" w:hanging="360"/>
      </w:pPr>
      <w:rPr>
        <w:rFonts w:ascii="Symbol" w:hAnsi="Symbol" w:hint="default"/>
      </w:rPr>
    </w:lvl>
    <w:lvl w:ilvl="4" w:tplc="75F23BAA">
      <w:start w:val="1"/>
      <w:numFmt w:val="bullet"/>
      <w:lvlText w:val="o"/>
      <w:lvlJc w:val="left"/>
      <w:pPr>
        <w:ind w:left="3600" w:hanging="360"/>
      </w:pPr>
      <w:rPr>
        <w:rFonts w:ascii="Courier New" w:hAnsi="Courier New" w:hint="default"/>
      </w:rPr>
    </w:lvl>
    <w:lvl w:ilvl="5" w:tplc="7240974A">
      <w:start w:val="1"/>
      <w:numFmt w:val="bullet"/>
      <w:lvlText w:val=""/>
      <w:lvlJc w:val="left"/>
      <w:pPr>
        <w:ind w:left="4320" w:hanging="360"/>
      </w:pPr>
      <w:rPr>
        <w:rFonts w:ascii="Wingdings" w:hAnsi="Wingdings" w:hint="default"/>
      </w:rPr>
    </w:lvl>
    <w:lvl w:ilvl="6" w:tplc="95BCC07E">
      <w:start w:val="1"/>
      <w:numFmt w:val="bullet"/>
      <w:lvlText w:val=""/>
      <w:lvlJc w:val="left"/>
      <w:pPr>
        <w:ind w:left="5040" w:hanging="360"/>
      </w:pPr>
      <w:rPr>
        <w:rFonts w:ascii="Symbol" w:hAnsi="Symbol" w:hint="default"/>
      </w:rPr>
    </w:lvl>
    <w:lvl w:ilvl="7" w:tplc="4798EA2A">
      <w:start w:val="1"/>
      <w:numFmt w:val="bullet"/>
      <w:lvlText w:val="o"/>
      <w:lvlJc w:val="left"/>
      <w:pPr>
        <w:ind w:left="5760" w:hanging="360"/>
      </w:pPr>
      <w:rPr>
        <w:rFonts w:ascii="Courier New" w:hAnsi="Courier New" w:hint="default"/>
      </w:rPr>
    </w:lvl>
    <w:lvl w:ilvl="8" w:tplc="12B2A66E">
      <w:start w:val="1"/>
      <w:numFmt w:val="bullet"/>
      <w:lvlText w:val=""/>
      <w:lvlJc w:val="left"/>
      <w:pPr>
        <w:ind w:left="6480" w:hanging="360"/>
      </w:pPr>
      <w:rPr>
        <w:rFonts w:ascii="Wingdings" w:hAnsi="Wingdings" w:hint="default"/>
      </w:rPr>
    </w:lvl>
  </w:abstractNum>
  <w:num w:numId="1" w16cid:durableId="1545023093">
    <w:abstractNumId w:val="8"/>
  </w:num>
  <w:num w:numId="2" w16cid:durableId="721516699">
    <w:abstractNumId w:val="12"/>
  </w:num>
  <w:num w:numId="3" w16cid:durableId="1643803090">
    <w:abstractNumId w:val="3"/>
  </w:num>
  <w:num w:numId="4" w16cid:durableId="1197238402">
    <w:abstractNumId w:val="1"/>
  </w:num>
  <w:num w:numId="5" w16cid:durableId="541554342">
    <w:abstractNumId w:val="17"/>
  </w:num>
  <w:num w:numId="6" w16cid:durableId="1086147460">
    <w:abstractNumId w:val="22"/>
  </w:num>
  <w:num w:numId="7" w16cid:durableId="158934566">
    <w:abstractNumId w:val="6"/>
  </w:num>
  <w:num w:numId="8" w16cid:durableId="1210796680">
    <w:abstractNumId w:val="13"/>
  </w:num>
  <w:num w:numId="9" w16cid:durableId="1285692353">
    <w:abstractNumId w:val="14"/>
  </w:num>
  <w:num w:numId="10" w16cid:durableId="105395805">
    <w:abstractNumId w:val="18"/>
  </w:num>
  <w:num w:numId="11" w16cid:durableId="1627202871">
    <w:abstractNumId w:val="0"/>
  </w:num>
  <w:num w:numId="12" w16cid:durableId="1684893810">
    <w:abstractNumId w:val="11"/>
  </w:num>
  <w:num w:numId="13" w16cid:durableId="488912204">
    <w:abstractNumId w:val="16"/>
  </w:num>
  <w:num w:numId="14" w16cid:durableId="1183324924">
    <w:abstractNumId w:val="15"/>
  </w:num>
  <w:num w:numId="15" w16cid:durableId="422072866">
    <w:abstractNumId w:val="9"/>
  </w:num>
  <w:num w:numId="16" w16cid:durableId="1605528028">
    <w:abstractNumId w:val="20"/>
  </w:num>
  <w:num w:numId="17" w16cid:durableId="913858386">
    <w:abstractNumId w:val="2"/>
  </w:num>
  <w:num w:numId="18" w16cid:durableId="1033922744">
    <w:abstractNumId w:val="24"/>
  </w:num>
  <w:num w:numId="19" w16cid:durableId="1186941965">
    <w:abstractNumId w:val="4"/>
  </w:num>
  <w:num w:numId="20" w16cid:durableId="1675760560">
    <w:abstractNumId w:val="5"/>
  </w:num>
  <w:num w:numId="21" w16cid:durableId="1040859759">
    <w:abstractNumId w:val="19"/>
  </w:num>
  <w:num w:numId="22" w16cid:durableId="1733387038">
    <w:abstractNumId w:val="21"/>
  </w:num>
  <w:num w:numId="23" w16cid:durableId="1697077066">
    <w:abstractNumId w:val="23"/>
  </w:num>
  <w:num w:numId="24" w16cid:durableId="1745370005">
    <w:abstractNumId w:val="10"/>
  </w:num>
  <w:num w:numId="25" w16cid:durableId="578054805">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alie Streiff (BFSU)">
    <w15:presenceInfo w15:providerId="AD" w15:userId="S::natalie.streiff@bzu.ch::bd76a4f2-5a56-4726-a3ab-fde246936137"/>
  </w15:person>
  <w15:person w15:author="Dinter André">
    <w15:presenceInfo w15:providerId="AD" w15:userId="S::andre.dinter@kme.ch::4146b985-30c2-4f5f-b881-d486066068f5"/>
  </w15:person>
  <w15:person w15:author="Natalie Streiff (DLH)">
    <w15:presenceInfo w15:providerId="AD" w15:userId="S::natalie.streiff@dlh.zh.ch::1cd14fc3-5734-44b0-bc2b-fbffd0cddd6a"/>
  </w15:person>
  <w15:person w15:author="DLH Innovationsfonds">
    <w15:presenceInfo w15:providerId="None" w15:userId="DLH Innovationsfond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CE0"/>
    <w:rsid w:val="00000BDF"/>
    <w:rsid w:val="0006336B"/>
    <w:rsid w:val="000706E8"/>
    <w:rsid w:val="000A5EF9"/>
    <w:rsid w:val="00134CA9"/>
    <w:rsid w:val="00147A17"/>
    <w:rsid w:val="0017285C"/>
    <w:rsid w:val="00196A3B"/>
    <w:rsid w:val="00205BE8"/>
    <w:rsid w:val="002164A1"/>
    <w:rsid w:val="0025130D"/>
    <w:rsid w:val="002911F7"/>
    <w:rsid w:val="00297D0D"/>
    <w:rsid w:val="002A7EBB"/>
    <w:rsid w:val="002D352B"/>
    <w:rsid w:val="002D3680"/>
    <w:rsid w:val="00301E81"/>
    <w:rsid w:val="00314273"/>
    <w:rsid w:val="00320A62"/>
    <w:rsid w:val="0032180E"/>
    <w:rsid w:val="003C5EA4"/>
    <w:rsid w:val="00454C4C"/>
    <w:rsid w:val="004612FF"/>
    <w:rsid w:val="00482AC5"/>
    <w:rsid w:val="004AF07A"/>
    <w:rsid w:val="004F24B6"/>
    <w:rsid w:val="005034A0"/>
    <w:rsid w:val="00506D2D"/>
    <w:rsid w:val="00536B6F"/>
    <w:rsid w:val="00537DFE"/>
    <w:rsid w:val="00542523"/>
    <w:rsid w:val="0057662E"/>
    <w:rsid w:val="005A0202"/>
    <w:rsid w:val="005A30F5"/>
    <w:rsid w:val="005B436F"/>
    <w:rsid w:val="005C264E"/>
    <w:rsid w:val="005C7177"/>
    <w:rsid w:val="005E1301"/>
    <w:rsid w:val="005E6471"/>
    <w:rsid w:val="005F1A49"/>
    <w:rsid w:val="005F3238"/>
    <w:rsid w:val="005F3BC9"/>
    <w:rsid w:val="00601152"/>
    <w:rsid w:val="0060614D"/>
    <w:rsid w:val="00620291"/>
    <w:rsid w:val="00644142"/>
    <w:rsid w:val="0067177D"/>
    <w:rsid w:val="006854B1"/>
    <w:rsid w:val="00694F55"/>
    <w:rsid w:val="006A2A52"/>
    <w:rsid w:val="006E308F"/>
    <w:rsid w:val="0072684C"/>
    <w:rsid w:val="0077658C"/>
    <w:rsid w:val="007871F9"/>
    <w:rsid w:val="007960FB"/>
    <w:rsid w:val="007A57C2"/>
    <w:rsid w:val="007B5DEB"/>
    <w:rsid w:val="007C20A8"/>
    <w:rsid w:val="00803B4D"/>
    <w:rsid w:val="00813FAC"/>
    <w:rsid w:val="008544EB"/>
    <w:rsid w:val="00860651"/>
    <w:rsid w:val="00873B69"/>
    <w:rsid w:val="00882334"/>
    <w:rsid w:val="008B15E6"/>
    <w:rsid w:val="00903548"/>
    <w:rsid w:val="009119D6"/>
    <w:rsid w:val="009262A6"/>
    <w:rsid w:val="00952C44"/>
    <w:rsid w:val="009653E8"/>
    <w:rsid w:val="009A1483"/>
    <w:rsid w:val="009A1C24"/>
    <w:rsid w:val="009E1EBC"/>
    <w:rsid w:val="009F0CE6"/>
    <w:rsid w:val="00A75AA6"/>
    <w:rsid w:val="00A953FD"/>
    <w:rsid w:val="00AD7CE0"/>
    <w:rsid w:val="00B27624"/>
    <w:rsid w:val="00B30A1E"/>
    <w:rsid w:val="00B43EA3"/>
    <w:rsid w:val="00B90902"/>
    <w:rsid w:val="00B9318A"/>
    <w:rsid w:val="00B96472"/>
    <w:rsid w:val="00BB3E53"/>
    <w:rsid w:val="00BB7B8F"/>
    <w:rsid w:val="00BC0276"/>
    <w:rsid w:val="00BC08FD"/>
    <w:rsid w:val="00BD7749"/>
    <w:rsid w:val="00C00DF6"/>
    <w:rsid w:val="00C6277D"/>
    <w:rsid w:val="00C70A99"/>
    <w:rsid w:val="00C73636"/>
    <w:rsid w:val="00C7571E"/>
    <w:rsid w:val="00C9206C"/>
    <w:rsid w:val="00C94D9B"/>
    <w:rsid w:val="00CA3918"/>
    <w:rsid w:val="00CA5E85"/>
    <w:rsid w:val="00CD50BD"/>
    <w:rsid w:val="00D16185"/>
    <w:rsid w:val="00D34C1F"/>
    <w:rsid w:val="00D36254"/>
    <w:rsid w:val="00D4768C"/>
    <w:rsid w:val="00D579B5"/>
    <w:rsid w:val="00D61AD7"/>
    <w:rsid w:val="00DA1450"/>
    <w:rsid w:val="00DD3FE1"/>
    <w:rsid w:val="00E02FED"/>
    <w:rsid w:val="00E26FAD"/>
    <w:rsid w:val="00E463D9"/>
    <w:rsid w:val="00E709A9"/>
    <w:rsid w:val="00E91797"/>
    <w:rsid w:val="00EB490F"/>
    <w:rsid w:val="00EB6CF6"/>
    <w:rsid w:val="00EB7834"/>
    <w:rsid w:val="00F23D0A"/>
    <w:rsid w:val="00F3268B"/>
    <w:rsid w:val="00F50255"/>
    <w:rsid w:val="00F64408"/>
    <w:rsid w:val="00F7398C"/>
    <w:rsid w:val="00F75E32"/>
    <w:rsid w:val="00F9582A"/>
    <w:rsid w:val="00FB3BB2"/>
    <w:rsid w:val="00FB7C79"/>
    <w:rsid w:val="00FB7FCA"/>
    <w:rsid w:val="00FC2270"/>
    <w:rsid w:val="00FC427E"/>
    <w:rsid w:val="00FC58E3"/>
    <w:rsid w:val="00FE7FB3"/>
    <w:rsid w:val="00FF7C73"/>
    <w:rsid w:val="0135E15D"/>
    <w:rsid w:val="014667CD"/>
    <w:rsid w:val="0208DAF9"/>
    <w:rsid w:val="029EAB9B"/>
    <w:rsid w:val="02C510D2"/>
    <w:rsid w:val="02F359BF"/>
    <w:rsid w:val="039614BB"/>
    <w:rsid w:val="0397BB25"/>
    <w:rsid w:val="04B72B3C"/>
    <w:rsid w:val="058846AB"/>
    <w:rsid w:val="05BDDB1C"/>
    <w:rsid w:val="065DCA1E"/>
    <w:rsid w:val="06663F10"/>
    <w:rsid w:val="068C8EDB"/>
    <w:rsid w:val="0730E59A"/>
    <w:rsid w:val="07BE317C"/>
    <w:rsid w:val="0854AC1A"/>
    <w:rsid w:val="0894816E"/>
    <w:rsid w:val="090B4C73"/>
    <w:rsid w:val="09B4F881"/>
    <w:rsid w:val="0A8A26FF"/>
    <w:rsid w:val="0B3AA8E1"/>
    <w:rsid w:val="0BBCD579"/>
    <w:rsid w:val="0BDD5E59"/>
    <w:rsid w:val="0BF4342F"/>
    <w:rsid w:val="0C968A9B"/>
    <w:rsid w:val="0CC1EE6E"/>
    <w:rsid w:val="0DA3BB17"/>
    <w:rsid w:val="0F3BF1FF"/>
    <w:rsid w:val="105715B9"/>
    <w:rsid w:val="10751FA6"/>
    <w:rsid w:val="10D2623E"/>
    <w:rsid w:val="112D6D96"/>
    <w:rsid w:val="11525113"/>
    <w:rsid w:val="1165C39D"/>
    <w:rsid w:val="1186AC46"/>
    <w:rsid w:val="11F72B44"/>
    <w:rsid w:val="11FEBE86"/>
    <w:rsid w:val="12513C98"/>
    <w:rsid w:val="1292603B"/>
    <w:rsid w:val="12B7E3A4"/>
    <w:rsid w:val="132F5161"/>
    <w:rsid w:val="13490465"/>
    <w:rsid w:val="137813A3"/>
    <w:rsid w:val="13E3EA5A"/>
    <w:rsid w:val="143DD2E3"/>
    <w:rsid w:val="14813500"/>
    <w:rsid w:val="15300052"/>
    <w:rsid w:val="155FCC04"/>
    <w:rsid w:val="156F4B24"/>
    <w:rsid w:val="1572D67C"/>
    <w:rsid w:val="15A4AE65"/>
    <w:rsid w:val="15BFB6CB"/>
    <w:rsid w:val="164582B0"/>
    <w:rsid w:val="1722B08E"/>
    <w:rsid w:val="175D66B8"/>
    <w:rsid w:val="17A03C38"/>
    <w:rsid w:val="1838B0EB"/>
    <w:rsid w:val="18B8AE76"/>
    <w:rsid w:val="19F2FD37"/>
    <w:rsid w:val="1A643734"/>
    <w:rsid w:val="1A76A5A9"/>
    <w:rsid w:val="1A9482D9"/>
    <w:rsid w:val="1ACED174"/>
    <w:rsid w:val="1B53B8E7"/>
    <w:rsid w:val="1B576C25"/>
    <w:rsid w:val="1B895DA0"/>
    <w:rsid w:val="1C2F87B8"/>
    <w:rsid w:val="1C91AF48"/>
    <w:rsid w:val="1D768DAA"/>
    <w:rsid w:val="1D76A241"/>
    <w:rsid w:val="1E081CA1"/>
    <w:rsid w:val="1ECF3F50"/>
    <w:rsid w:val="1F21ED7A"/>
    <w:rsid w:val="1F863757"/>
    <w:rsid w:val="1F9A36A6"/>
    <w:rsid w:val="201B0B33"/>
    <w:rsid w:val="20B026F4"/>
    <w:rsid w:val="210A3B32"/>
    <w:rsid w:val="2142A9A3"/>
    <w:rsid w:val="224DB930"/>
    <w:rsid w:val="224E6B3B"/>
    <w:rsid w:val="22D7B2E4"/>
    <w:rsid w:val="23D12C0D"/>
    <w:rsid w:val="23F2EBD5"/>
    <w:rsid w:val="24219DD4"/>
    <w:rsid w:val="24618BEE"/>
    <w:rsid w:val="2528AB1A"/>
    <w:rsid w:val="252E110F"/>
    <w:rsid w:val="25D90571"/>
    <w:rsid w:val="25F2FAFF"/>
    <w:rsid w:val="2603BB4D"/>
    <w:rsid w:val="2649A8F4"/>
    <w:rsid w:val="26F54DF4"/>
    <w:rsid w:val="2794AADE"/>
    <w:rsid w:val="27B14582"/>
    <w:rsid w:val="27DFFC12"/>
    <w:rsid w:val="286E702A"/>
    <w:rsid w:val="294BC06C"/>
    <w:rsid w:val="2993C4AC"/>
    <w:rsid w:val="29B33047"/>
    <w:rsid w:val="2A58EDB8"/>
    <w:rsid w:val="2A6612F6"/>
    <w:rsid w:val="2AADEB82"/>
    <w:rsid w:val="2AF2361C"/>
    <w:rsid w:val="2B274264"/>
    <w:rsid w:val="2B8E9A82"/>
    <w:rsid w:val="2BD1C278"/>
    <w:rsid w:val="2BE0A8E0"/>
    <w:rsid w:val="2C139AB9"/>
    <w:rsid w:val="2C79A014"/>
    <w:rsid w:val="2DA265F0"/>
    <w:rsid w:val="2E172607"/>
    <w:rsid w:val="2E72BFBD"/>
    <w:rsid w:val="2EB8BC61"/>
    <w:rsid w:val="2F0BB6EC"/>
    <w:rsid w:val="2F52A236"/>
    <w:rsid w:val="2FC13707"/>
    <w:rsid w:val="2FEABB32"/>
    <w:rsid w:val="305BC3FF"/>
    <w:rsid w:val="31784905"/>
    <w:rsid w:val="31F83EB4"/>
    <w:rsid w:val="321ED471"/>
    <w:rsid w:val="324C763C"/>
    <w:rsid w:val="32900008"/>
    <w:rsid w:val="32A54B9D"/>
    <w:rsid w:val="341BE071"/>
    <w:rsid w:val="341E0D09"/>
    <w:rsid w:val="3465F395"/>
    <w:rsid w:val="3488BAC3"/>
    <w:rsid w:val="34A1C71D"/>
    <w:rsid w:val="34B92477"/>
    <w:rsid w:val="35C58F0D"/>
    <w:rsid w:val="3820F912"/>
    <w:rsid w:val="382D3603"/>
    <w:rsid w:val="387B8CDD"/>
    <w:rsid w:val="3A22CE84"/>
    <w:rsid w:val="3B3948F8"/>
    <w:rsid w:val="3B566BC6"/>
    <w:rsid w:val="3CE66750"/>
    <w:rsid w:val="3D82B4BA"/>
    <w:rsid w:val="3DD51D0D"/>
    <w:rsid w:val="3E8AA3A6"/>
    <w:rsid w:val="3EEDED3C"/>
    <w:rsid w:val="3F0A759E"/>
    <w:rsid w:val="3F9B753B"/>
    <w:rsid w:val="40156EF6"/>
    <w:rsid w:val="404EDA26"/>
    <w:rsid w:val="40A52EEA"/>
    <w:rsid w:val="40A99996"/>
    <w:rsid w:val="40EED18C"/>
    <w:rsid w:val="41016C4E"/>
    <w:rsid w:val="412F8D0B"/>
    <w:rsid w:val="41504C3B"/>
    <w:rsid w:val="42660811"/>
    <w:rsid w:val="42812595"/>
    <w:rsid w:val="430E6975"/>
    <w:rsid w:val="4310BD3A"/>
    <w:rsid w:val="4375333E"/>
    <w:rsid w:val="43A500D8"/>
    <w:rsid w:val="43A7A07A"/>
    <w:rsid w:val="44DACD82"/>
    <w:rsid w:val="44EFDD64"/>
    <w:rsid w:val="451CD481"/>
    <w:rsid w:val="4608DC5D"/>
    <w:rsid w:val="4687DBD6"/>
    <w:rsid w:val="469648E9"/>
    <w:rsid w:val="46A7794E"/>
    <w:rsid w:val="46B5C028"/>
    <w:rsid w:val="4721CD88"/>
    <w:rsid w:val="4868A73D"/>
    <w:rsid w:val="487F4620"/>
    <w:rsid w:val="49021423"/>
    <w:rsid w:val="49CCEF85"/>
    <w:rsid w:val="4A769B6D"/>
    <w:rsid w:val="4AED237C"/>
    <w:rsid w:val="4AEEC933"/>
    <w:rsid w:val="4B051A7C"/>
    <w:rsid w:val="4B78D61D"/>
    <w:rsid w:val="4B9913CA"/>
    <w:rsid w:val="4BA7F31B"/>
    <w:rsid w:val="4BB2171D"/>
    <w:rsid w:val="4C55EF27"/>
    <w:rsid w:val="4C6CC3AC"/>
    <w:rsid w:val="4C7CD7AA"/>
    <w:rsid w:val="4C843511"/>
    <w:rsid w:val="4D4E85AF"/>
    <w:rsid w:val="4DA19083"/>
    <w:rsid w:val="4DAD6B17"/>
    <w:rsid w:val="4DEFCC32"/>
    <w:rsid w:val="4E8F6E08"/>
    <w:rsid w:val="4EF6B674"/>
    <w:rsid w:val="4F734E06"/>
    <w:rsid w:val="4FEF9D1D"/>
    <w:rsid w:val="5002E82B"/>
    <w:rsid w:val="5096A64E"/>
    <w:rsid w:val="50C74370"/>
    <w:rsid w:val="51355D16"/>
    <w:rsid w:val="519B882D"/>
    <w:rsid w:val="523C062F"/>
    <w:rsid w:val="525E9E0E"/>
    <w:rsid w:val="52BFF58E"/>
    <w:rsid w:val="52C8F18C"/>
    <w:rsid w:val="5307EDF6"/>
    <w:rsid w:val="53327D2D"/>
    <w:rsid w:val="54ECEC1B"/>
    <w:rsid w:val="55448575"/>
    <w:rsid w:val="55796ADA"/>
    <w:rsid w:val="55D536FE"/>
    <w:rsid w:val="55EE146F"/>
    <w:rsid w:val="56C72FAA"/>
    <w:rsid w:val="56F840F7"/>
    <w:rsid w:val="5713151D"/>
    <w:rsid w:val="5750CA2B"/>
    <w:rsid w:val="578EC550"/>
    <w:rsid w:val="5791A506"/>
    <w:rsid w:val="57B1E611"/>
    <w:rsid w:val="5806E59F"/>
    <w:rsid w:val="590C1136"/>
    <w:rsid w:val="591A291D"/>
    <w:rsid w:val="5934BF87"/>
    <w:rsid w:val="59955EFF"/>
    <w:rsid w:val="59CE7046"/>
    <w:rsid w:val="5A0BFA9C"/>
    <w:rsid w:val="5A1CE21A"/>
    <w:rsid w:val="5A9CC2B0"/>
    <w:rsid w:val="5B5F2456"/>
    <w:rsid w:val="5BAC79FE"/>
    <w:rsid w:val="5BCC0F19"/>
    <w:rsid w:val="5BF0D30B"/>
    <w:rsid w:val="5DB7AB2F"/>
    <w:rsid w:val="5E1205A2"/>
    <w:rsid w:val="5EEBF79E"/>
    <w:rsid w:val="5FA8153D"/>
    <w:rsid w:val="5FB67E80"/>
    <w:rsid w:val="5FEAEEB7"/>
    <w:rsid w:val="600A3275"/>
    <w:rsid w:val="60C882E6"/>
    <w:rsid w:val="61902C8B"/>
    <w:rsid w:val="6193A23D"/>
    <w:rsid w:val="623CBEAE"/>
    <w:rsid w:val="62DC5BE9"/>
    <w:rsid w:val="63121A53"/>
    <w:rsid w:val="636DEB2C"/>
    <w:rsid w:val="64569BAB"/>
    <w:rsid w:val="661F62FB"/>
    <w:rsid w:val="6736A0FE"/>
    <w:rsid w:val="67ABBE02"/>
    <w:rsid w:val="67FCC1DF"/>
    <w:rsid w:val="680F153F"/>
    <w:rsid w:val="681790E9"/>
    <w:rsid w:val="68B3CE95"/>
    <w:rsid w:val="694B089C"/>
    <w:rsid w:val="6A33BC16"/>
    <w:rsid w:val="6A416F27"/>
    <w:rsid w:val="6A94668F"/>
    <w:rsid w:val="6AB01C2C"/>
    <w:rsid w:val="6AD75B0B"/>
    <w:rsid w:val="6B5E8043"/>
    <w:rsid w:val="6BC9DB20"/>
    <w:rsid w:val="6CE8CA64"/>
    <w:rsid w:val="6CF23670"/>
    <w:rsid w:val="6DFC1805"/>
    <w:rsid w:val="6F2F61CE"/>
    <w:rsid w:val="6F3B3CE8"/>
    <w:rsid w:val="6F47BD84"/>
    <w:rsid w:val="6F731F2F"/>
    <w:rsid w:val="7010D9B1"/>
    <w:rsid w:val="70500E4E"/>
    <w:rsid w:val="7063588B"/>
    <w:rsid w:val="70A2646F"/>
    <w:rsid w:val="70B63A01"/>
    <w:rsid w:val="70B7F867"/>
    <w:rsid w:val="70CC4DEB"/>
    <w:rsid w:val="70CF9031"/>
    <w:rsid w:val="72360073"/>
    <w:rsid w:val="724A785E"/>
    <w:rsid w:val="74367365"/>
    <w:rsid w:val="74518E05"/>
    <w:rsid w:val="762596F6"/>
    <w:rsid w:val="763ED801"/>
    <w:rsid w:val="76803C0F"/>
    <w:rsid w:val="76B915A9"/>
    <w:rsid w:val="770886B0"/>
    <w:rsid w:val="7710BC4E"/>
    <w:rsid w:val="7724BD77"/>
    <w:rsid w:val="77DDE058"/>
    <w:rsid w:val="77E911CC"/>
    <w:rsid w:val="780E14ED"/>
    <w:rsid w:val="79217780"/>
    <w:rsid w:val="7953E970"/>
    <w:rsid w:val="79C426C1"/>
    <w:rsid w:val="7A738FCC"/>
    <w:rsid w:val="7ACAB4B3"/>
    <w:rsid w:val="7B095C43"/>
    <w:rsid w:val="7B5B1E06"/>
    <w:rsid w:val="7C0C23B3"/>
    <w:rsid w:val="7C1643F6"/>
    <w:rsid w:val="7D023C24"/>
    <w:rsid w:val="7D38FB7D"/>
    <w:rsid w:val="7F6C31BE"/>
    <w:rsid w:val="7FA238B6"/>
    <w:rsid w:val="7FBB503B"/>
    <w:rsid w:val="7FEBE82B"/>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7734E"/>
  <w15:chartTrackingRefBased/>
  <w15:docId w15:val="{AC7ABAA7-D562-4ABA-B5A9-B2F36CBEF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E1301"/>
  </w:style>
  <w:style w:type="paragraph" w:styleId="berschrift1">
    <w:name w:val="heading 1"/>
    <w:basedOn w:val="Standard"/>
    <w:next w:val="Standard"/>
    <w:link w:val="berschrift1Zchn"/>
    <w:uiPriority w:val="9"/>
    <w:qFormat/>
    <w:rsid w:val="00AD7C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D7C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D7CE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D7CE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D7CE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D7CE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D7CE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D7CE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D7CE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uiPriority w:val="9"/>
    <w:rsid w:val="43A500D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link w:val="berschrift2"/>
    <w:uiPriority w:val="9"/>
    <w:semiHidden/>
    <w:rsid w:val="43A500D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link w:val="berschrift3"/>
    <w:uiPriority w:val="9"/>
    <w:semiHidden/>
    <w:rsid w:val="43A500D8"/>
    <w:rPr>
      <w:rFonts w:eastAsiaTheme="majorEastAsia" w:cstheme="majorBidi"/>
      <w:color w:val="0F4761" w:themeColor="accent1" w:themeShade="BF"/>
      <w:sz w:val="28"/>
      <w:szCs w:val="28"/>
    </w:rPr>
  </w:style>
  <w:style w:type="character" w:customStyle="1" w:styleId="berschrift4Zchn">
    <w:name w:val="Überschrift 4 Zchn"/>
    <w:link w:val="berschrift4"/>
    <w:uiPriority w:val="9"/>
    <w:semiHidden/>
    <w:rsid w:val="43A500D8"/>
    <w:rPr>
      <w:rFonts w:eastAsiaTheme="majorEastAsia" w:cstheme="majorBidi"/>
      <w:i/>
      <w:iCs/>
      <w:color w:val="0F4761" w:themeColor="accent1" w:themeShade="BF"/>
    </w:rPr>
  </w:style>
  <w:style w:type="character" w:customStyle="1" w:styleId="berschrift5Zchn">
    <w:name w:val="Überschrift 5 Zchn"/>
    <w:link w:val="berschrift5"/>
    <w:uiPriority w:val="9"/>
    <w:semiHidden/>
    <w:rsid w:val="43A500D8"/>
    <w:rPr>
      <w:rFonts w:eastAsiaTheme="majorEastAsia" w:cstheme="majorBidi"/>
      <w:color w:val="0F4761" w:themeColor="accent1" w:themeShade="BF"/>
    </w:rPr>
  </w:style>
  <w:style w:type="character" w:customStyle="1" w:styleId="berschrift6Zchn">
    <w:name w:val="Überschrift 6 Zchn"/>
    <w:link w:val="berschrift6"/>
    <w:uiPriority w:val="9"/>
    <w:semiHidden/>
    <w:rsid w:val="43A500D8"/>
    <w:rPr>
      <w:rFonts w:eastAsiaTheme="majorEastAsia" w:cstheme="majorBidi"/>
      <w:i/>
      <w:iCs/>
      <w:color w:val="595959" w:themeColor="text1" w:themeTint="A6"/>
    </w:rPr>
  </w:style>
  <w:style w:type="character" w:customStyle="1" w:styleId="berschrift7Zchn">
    <w:name w:val="Überschrift 7 Zchn"/>
    <w:link w:val="berschrift7"/>
    <w:uiPriority w:val="9"/>
    <w:semiHidden/>
    <w:rsid w:val="43A500D8"/>
    <w:rPr>
      <w:rFonts w:eastAsiaTheme="majorEastAsia" w:cstheme="majorBidi"/>
      <w:color w:val="595959" w:themeColor="text1" w:themeTint="A6"/>
    </w:rPr>
  </w:style>
  <w:style w:type="character" w:customStyle="1" w:styleId="berschrift8Zchn">
    <w:name w:val="Überschrift 8 Zchn"/>
    <w:link w:val="berschrift8"/>
    <w:uiPriority w:val="9"/>
    <w:semiHidden/>
    <w:rsid w:val="43A500D8"/>
    <w:rPr>
      <w:rFonts w:eastAsiaTheme="majorEastAsia" w:cstheme="majorBidi"/>
      <w:i/>
      <w:iCs/>
      <w:color w:val="272727"/>
    </w:rPr>
  </w:style>
  <w:style w:type="character" w:customStyle="1" w:styleId="berschrift9Zchn">
    <w:name w:val="Überschrift 9 Zchn"/>
    <w:link w:val="berschrift9"/>
    <w:uiPriority w:val="9"/>
    <w:semiHidden/>
    <w:rsid w:val="43A500D8"/>
    <w:rPr>
      <w:rFonts w:eastAsiaTheme="majorEastAsia" w:cstheme="majorBidi"/>
      <w:color w:val="272727"/>
    </w:rPr>
  </w:style>
  <w:style w:type="paragraph" w:styleId="Titel">
    <w:name w:val="Title"/>
    <w:basedOn w:val="Standard"/>
    <w:next w:val="Standard"/>
    <w:link w:val="TitelZchn"/>
    <w:uiPriority w:val="10"/>
    <w:qFormat/>
    <w:rsid w:val="00AD7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link w:val="Titel"/>
    <w:uiPriority w:val="10"/>
    <w:rsid w:val="43A500D8"/>
    <w:rPr>
      <w:rFonts w:asciiTheme="majorHAnsi" w:eastAsiaTheme="majorEastAsia" w:hAnsiTheme="majorHAnsi" w:cstheme="majorBidi"/>
      <w:sz w:val="56"/>
      <w:szCs w:val="56"/>
    </w:rPr>
  </w:style>
  <w:style w:type="paragraph" w:styleId="Untertitel">
    <w:name w:val="Subtitle"/>
    <w:basedOn w:val="Standard"/>
    <w:next w:val="Standard"/>
    <w:link w:val="UntertitelZchn"/>
    <w:uiPriority w:val="11"/>
    <w:qFormat/>
    <w:rsid w:val="00AD7CE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link w:val="Untertitel"/>
    <w:uiPriority w:val="11"/>
    <w:rsid w:val="43A500D8"/>
    <w:rPr>
      <w:rFonts w:eastAsiaTheme="majorEastAsia" w:cstheme="majorBidi"/>
      <w:color w:val="595959" w:themeColor="text1" w:themeTint="A6"/>
      <w:sz w:val="28"/>
      <w:szCs w:val="28"/>
    </w:rPr>
  </w:style>
  <w:style w:type="paragraph" w:styleId="Zitat">
    <w:name w:val="Quote"/>
    <w:basedOn w:val="Standard"/>
    <w:next w:val="Standard"/>
    <w:link w:val="ZitatZchn"/>
    <w:uiPriority w:val="29"/>
    <w:qFormat/>
    <w:rsid w:val="00AD7CE0"/>
    <w:pPr>
      <w:spacing w:before="160"/>
      <w:jc w:val="center"/>
    </w:pPr>
    <w:rPr>
      <w:i/>
      <w:iCs/>
      <w:color w:val="404040" w:themeColor="text1" w:themeTint="BF"/>
    </w:rPr>
  </w:style>
  <w:style w:type="character" w:customStyle="1" w:styleId="ZitatZchn">
    <w:name w:val="Zitat Zchn"/>
    <w:link w:val="Zitat"/>
    <w:uiPriority w:val="29"/>
    <w:rsid w:val="43A500D8"/>
    <w:rPr>
      <w:i/>
      <w:iCs/>
      <w:color w:val="404040" w:themeColor="text1" w:themeTint="BF"/>
    </w:rPr>
  </w:style>
  <w:style w:type="paragraph" w:styleId="Listenabsatz">
    <w:name w:val="List Paragraph"/>
    <w:basedOn w:val="Standard"/>
    <w:uiPriority w:val="34"/>
    <w:qFormat/>
    <w:rsid w:val="00AD7CE0"/>
    <w:pPr>
      <w:ind w:left="720"/>
      <w:contextualSpacing/>
    </w:pPr>
  </w:style>
  <w:style w:type="character" w:styleId="IntensiveHervorhebung">
    <w:name w:val="Intense Emphasis"/>
    <w:uiPriority w:val="21"/>
    <w:qFormat/>
    <w:rsid w:val="43A500D8"/>
    <w:rPr>
      <w:i/>
      <w:iCs/>
      <w:color w:val="0F4761" w:themeColor="accent1" w:themeShade="BF"/>
    </w:rPr>
  </w:style>
  <w:style w:type="paragraph" w:styleId="IntensivesZitat">
    <w:name w:val="Intense Quote"/>
    <w:basedOn w:val="Standard"/>
    <w:next w:val="Standard"/>
    <w:link w:val="IntensivesZitatZchn"/>
    <w:uiPriority w:val="30"/>
    <w:qFormat/>
    <w:rsid w:val="00AD7C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link w:val="IntensivesZitat"/>
    <w:uiPriority w:val="30"/>
    <w:rsid w:val="43A500D8"/>
    <w:rPr>
      <w:i/>
      <w:iCs/>
      <w:color w:val="0F4761" w:themeColor="accent1" w:themeShade="BF"/>
    </w:rPr>
  </w:style>
  <w:style w:type="character" w:styleId="IntensiverVerweis">
    <w:name w:val="Intense Reference"/>
    <w:uiPriority w:val="32"/>
    <w:qFormat/>
    <w:rsid w:val="43A500D8"/>
    <w:rPr>
      <w:b/>
      <w:bCs/>
      <w:smallCaps/>
      <w:color w:val="0F4761" w:themeColor="accent1" w:themeShade="BF"/>
    </w:rPr>
  </w:style>
  <w:style w:type="character" w:styleId="Kommentarzeichen">
    <w:name w:val="annotation reference"/>
    <w:uiPriority w:val="99"/>
    <w:semiHidden/>
    <w:unhideWhenUsed/>
    <w:rsid w:val="43A500D8"/>
    <w:rPr>
      <w:sz w:val="16"/>
      <w:szCs w:val="16"/>
    </w:rPr>
  </w:style>
  <w:style w:type="paragraph" w:styleId="Kommentartext">
    <w:name w:val="annotation text"/>
    <w:basedOn w:val="Standard"/>
    <w:link w:val="KommentartextZchn"/>
    <w:uiPriority w:val="99"/>
    <w:unhideWhenUsed/>
    <w:rsid w:val="00134CA9"/>
    <w:pPr>
      <w:spacing w:line="240" w:lineRule="auto"/>
    </w:pPr>
    <w:rPr>
      <w:sz w:val="20"/>
      <w:szCs w:val="20"/>
    </w:rPr>
  </w:style>
  <w:style w:type="character" w:customStyle="1" w:styleId="KommentartextZchn">
    <w:name w:val="Kommentartext Zchn"/>
    <w:link w:val="Kommentartext"/>
    <w:uiPriority w:val="99"/>
    <w:rsid w:val="43A500D8"/>
    <w:rPr>
      <w:sz w:val="20"/>
      <w:szCs w:val="20"/>
    </w:rPr>
  </w:style>
  <w:style w:type="paragraph" w:styleId="Kommentarthema">
    <w:name w:val="annotation subject"/>
    <w:basedOn w:val="Kommentartext"/>
    <w:next w:val="Kommentartext"/>
    <w:link w:val="KommentarthemaZchn"/>
    <w:uiPriority w:val="99"/>
    <w:semiHidden/>
    <w:unhideWhenUsed/>
    <w:rsid w:val="00134CA9"/>
    <w:rPr>
      <w:b/>
      <w:bCs/>
    </w:rPr>
  </w:style>
  <w:style w:type="character" w:customStyle="1" w:styleId="KommentarthemaZchn">
    <w:name w:val="Kommentarthema Zchn"/>
    <w:basedOn w:val="KommentartextZchn"/>
    <w:link w:val="Kommentarthema"/>
    <w:uiPriority w:val="99"/>
    <w:semiHidden/>
    <w:rsid w:val="00134CA9"/>
    <w:rPr>
      <w:b/>
      <w:bCs/>
      <w:sz w:val="20"/>
      <w:szCs w:val="20"/>
    </w:rPr>
  </w:style>
  <w:style w:type="character" w:styleId="Hyperlink">
    <w:name w:val="Hyperlink"/>
    <w:uiPriority w:val="99"/>
    <w:unhideWhenUsed/>
    <w:rsid w:val="43A500D8"/>
    <w:rPr>
      <w:color w:val="467886"/>
      <w:u w:val="single"/>
    </w:rPr>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erarbeitung">
    <w:name w:val="Revision"/>
    <w:hidden/>
    <w:uiPriority w:val="99"/>
    <w:semiHidden/>
    <w:rsid w:val="00FC58E3"/>
    <w:pPr>
      <w:spacing w:after="0" w:line="240" w:lineRule="auto"/>
    </w:pPr>
  </w:style>
  <w:style w:type="character" w:styleId="NichtaufgelsteErwhnung">
    <w:name w:val="Unresolved Mention"/>
    <w:basedOn w:val="Absatz-Standardschriftart"/>
    <w:uiPriority w:val="99"/>
    <w:semiHidden/>
    <w:unhideWhenUsed/>
    <w:rsid w:val="00B43E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hyperlink" Target="https://www.dlh.zh.ch/home/innovationsfonds/projektanmeldungen" TargetMode="External"/><Relationship Id="rId42" Type="http://schemas.openxmlformats.org/officeDocument/2006/relationships/hyperlink" Target="https://www.dlh.zh.ch/images/Innovationsfond/Projekteingabefomular%20Version%206.2.docx" TargetMode="External"/><Relationship Id="rId47" Type="http://schemas.openxmlformats.org/officeDocument/2006/relationships/hyperlink" Target="https://library.educause.edu/-/media/files/library/2025/5/2025hrteachinglearning.pdf" TargetMode="External"/><Relationship Id="rId63" Type="http://schemas.openxmlformats.org/officeDocument/2006/relationships/hyperlink" Target="https://dlh.zh.ch/home/impuls-workshops" TargetMode="External"/><Relationship Id="rId68"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customXml" Target="ink/ink3.xml"/><Relationship Id="rId29" Type="http://schemas.openxmlformats.org/officeDocument/2006/relationships/customXml" Target="ink/ink6.xml"/><Relationship Id="rId11" Type="http://schemas.openxmlformats.org/officeDocument/2006/relationships/image" Target="media/image2.png"/><Relationship Id="rId24" Type="http://schemas.openxmlformats.org/officeDocument/2006/relationships/hyperlink" Target="https://www.dlh.zh.ch/home/innovationsfonds/projektanmeldungen" TargetMode="External"/><Relationship Id="rId32" Type="http://schemas.openxmlformats.org/officeDocument/2006/relationships/image" Target="media/image11.png"/><Relationship Id="rId37" Type="http://schemas.openxmlformats.org/officeDocument/2006/relationships/image" Target="media/image15.png"/><Relationship Id="rId40" Type="http://schemas.openxmlformats.org/officeDocument/2006/relationships/image" Target="media/image17.png"/><Relationship Id="rId45" Type="http://schemas.openxmlformats.org/officeDocument/2006/relationships/hyperlink" Target="https://www.dlh.zh.ch/home/innovationsfonds/projektanmeldungen" TargetMode="External"/><Relationship Id="rId53" Type="http://schemas.openxmlformats.org/officeDocument/2006/relationships/hyperlink" Target="https://educause.edu/" TargetMode="External"/><Relationship Id="rId58" Type="http://schemas.openxmlformats.org/officeDocument/2006/relationships/hyperlink" Target="https://www.dlh.zh.ch/home/innovationsfonds/projektanmeldungen" TargetMode="External"/><Relationship Id="rId66" Type="http://schemas.openxmlformats.org/officeDocument/2006/relationships/image" Target="media/image19.png"/><Relationship Id="rId74" Type="http://schemas.openxmlformats.org/officeDocument/2006/relationships/theme" Target="theme/theme1.xml"/><Relationship Id="rId5" Type="http://schemas.openxmlformats.org/officeDocument/2006/relationships/customXml" Target="ink/ink1.xml"/><Relationship Id="rId61" Type="http://schemas.openxmlformats.org/officeDocument/2006/relationships/hyperlink" Target="https://www.dlh.zh.ch/home/innovationsfonds/projektvorstellungen/uebersicht" TargetMode="External"/><Relationship Id="rId19" Type="http://schemas.openxmlformats.org/officeDocument/2006/relationships/hyperlink" Target="https://www.dlh.zh.ch/home/innovationsfonds/projektanmeldungen" TargetMode="External"/><Relationship Id="rId14" Type="http://schemas.openxmlformats.org/officeDocument/2006/relationships/image" Target="media/image4.png"/><Relationship Id="rId22" Type="http://schemas.openxmlformats.org/officeDocument/2006/relationships/hyperlink" Target="https://www.dlh.zh.ch/home/innovationsfonds/projektanmeldungen" TargetMode="External"/><Relationship Id="rId27" Type="http://schemas.openxmlformats.org/officeDocument/2006/relationships/customXml" Target="ink/ink5.xml"/><Relationship Id="rId30" Type="http://schemas.openxmlformats.org/officeDocument/2006/relationships/image" Target="media/image10.png"/><Relationship Id="rId35" Type="http://schemas.openxmlformats.org/officeDocument/2006/relationships/customXml" Target="ink/ink8.xml"/><Relationship Id="rId43" Type="http://schemas.openxmlformats.org/officeDocument/2006/relationships/hyperlink" Target="https://www.dlh.zh.ch/home/innovationsfonds/formular" TargetMode="External"/><Relationship Id="rId48" Type="http://schemas.openxmlformats.org/officeDocument/2006/relationships/hyperlink" Target="https://educause.edu/" TargetMode="External"/><Relationship Id="rId56" Type="http://schemas.openxmlformats.org/officeDocument/2006/relationships/hyperlink" Target="https://www.dlh.zh.ch/home/innovationsfonds/projektanmeldungen" TargetMode="External"/><Relationship Id="rId64" Type="http://schemas.openxmlformats.org/officeDocument/2006/relationships/customXml" Target="ink/ink10.xml"/><Relationship Id="rId69" Type="http://schemas.openxmlformats.org/officeDocument/2006/relationships/customXml" Target="ink/ink12.xml"/><Relationship Id="rId8" Type="http://schemas.microsoft.com/office/2011/relationships/commentsExtended" Target="commentsExtended.xml"/><Relationship Id="rId51" Type="http://schemas.openxmlformats.org/officeDocument/2006/relationships/hyperlink" Target="https://www.dlh.zh.ch/home/innovationsfonds/projektvorstellungen/uebersicht" TargetMode="Externa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customXml" Target="ink/ink2.xml"/><Relationship Id="rId17" Type="http://schemas.openxmlformats.org/officeDocument/2006/relationships/image" Target="media/image6.png"/><Relationship Id="rId25" Type="http://schemas.openxmlformats.org/officeDocument/2006/relationships/customXml" Target="ink/ink4.xml"/><Relationship Id="rId33" Type="http://schemas.openxmlformats.org/officeDocument/2006/relationships/image" Target="media/image12.png"/><Relationship Id="rId38" Type="http://schemas.openxmlformats.org/officeDocument/2006/relationships/customXml" Target="ink/ink9.xml"/><Relationship Id="rId46" Type="http://schemas.openxmlformats.org/officeDocument/2006/relationships/hyperlink" Target="https://www.gartner.com/en/research/methodologies/gartner-hype-cycle" TargetMode="External"/><Relationship Id="rId59" Type="http://schemas.openxmlformats.org/officeDocument/2006/relationships/hyperlink" Target="https://www.dlh.zh.ch/home/innovationsfonds/projektanmeldungen" TargetMode="External"/><Relationship Id="rId67" Type="http://schemas.openxmlformats.org/officeDocument/2006/relationships/customXml" Target="ink/ink11.xml"/><Relationship Id="rId20" Type="http://schemas.openxmlformats.org/officeDocument/2006/relationships/hyperlink" Target="https://www.dlh.zh.ch/home/innovationsfonds/projektanmeldungen" TargetMode="External"/><Relationship Id="rId41" Type="http://schemas.openxmlformats.org/officeDocument/2006/relationships/hyperlink" Target="https://www.dlh.zh.ch/home/innovationsfonds/termine" TargetMode="External"/><Relationship Id="rId54" Type="http://schemas.openxmlformats.org/officeDocument/2006/relationships/hyperlink" Target="https://www.dlh.zh.ch/home/innovationsfonds/projektanmeldungen" TargetMode="External"/><Relationship Id="rId62" Type="http://schemas.openxmlformats.org/officeDocument/2006/relationships/hyperlink" Target="https://www.dlh.zh.ch/home/innovationsfonds/projektanmeldungen" TargetMode="External"/><Relationship Id="rId70"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5.png"/><Relationship Id="rId23" Type="http://schemas.openxmlformats.org/officeDocument/2006/relationships/hyperlink" Target="https://www.dlh.zh.ch/home/innovationsfonds/projektanmeldungen" TargetMode="External"/><Relationship Id="rId28" Type="http://schemas.openxmlformats.org/officeDocument/2006/relationships/image" Target="media/image9.png"/><Relationship Id="rId36" Type="http://schemas.openxmlformats.org/officeDocument/2006/relationships/image" Target="media/image14.png"/><Relationship Id="rId49" Type="http://schemas.openxmlformats.org/officeDocument/2006/relationships/hyperlink" Target="https://www.dlh.zh.ch/home/cops" TargetMode="External"/><Relationship Id="rId57" Type="http://schemas.openxmlformats.org/officeDocument/2006/relationships/hyperlink" Target="https://www.dlh.zh.ch/home/innovationsfonds/jury" TargetMode="External"/><Relationship Id="rId10" Type="http://schemas.microsoft.com/office/2018/08/relationships/commentsExtensible" Target="commentsExtensible.xml"/><Relationship Id="rId31" Type="http://schemas.openxmlformats.org/officeDocument/2006/relationships/customXml" Target="ink/ink7.xml"/><Relationship Id="rId44" Type="http://schemas.openxmlformats.org/officeDocument/2006/relationships/hyperlink" Target="https://www.dlh.zh.ch/home/innovationsfonds/projektanmeldungen" TargetMode="External"/><Relationship Id="rId52" Type="http://schemas.openxmlformats.org/officeDocument/2006/relationships/hyperlink" Target="https://library.educause.edu/-/media/files/library/2025/5/2025hrteachinglearning.pdf" TargetMode="External"/><Relationship Id="rId60" Type="http://schemas.openxmlformats.org/officeDocument/2006/relationships/hyperlink" Target="https://www.dlh.zh.ch/home/innovationsfonds/projektanmeldungen" TargetMode="External"/><Relationship Id="rId65" Type="http://schemas.openxmlformats.org/officeDocument/2006/relationships/image" Target="media/image18.png"/><Relationship Id="rId73"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image" Target="media/image16.png"/><Relationship Id="rId34" Type="http://schemas.openxmlformats.org/officeDocument/2006/relationships/image" Target="media/image13.png"/><Relationship Id="rId50" Type="http://schemas.openxmlformats.org/officeDocument/2006/relationships/hyperlink" Target="https://www.dlh.zh.ch/home/cops" TargetMode="External"/><Relationship Id="rId55" Type="http://schemas.openxmlformats.org/officeDocument/2006/relationships/hyperlink" Target="https://www.dlh.zh.ch/home/innovationsfonds/termine" TargetMode="External"/><Relationship Id="rId7" Type="http://schemas.openxmlformats.org/officeDocument/2006/relationships/comments" Target="comments.xml"/><Relationship Id="rId71" Type="http://schemas.openxmlformats.org/officeDocument/2006/relationships/image" Target="media/image2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4T07:30:15.869"/>
    </inkml:context>
    <inkml:brush xml:id="br0">
      <inkml:brushProperty name="width" value="0.035" units="cm"/>
      <inkml:brushProperty name="height" value="0.035" units="cm"/>
      <inkml:brushProperty name="color" value="#E71224"/>
    </inkml:brush>
  </inkml:definitions>
  <inkml:trace contextRef="#ctx0" brushRef="#br0">0 1 24575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24T07:30:16.536"/>
    </inkml:context>
    <inkml:brush xml:id="br0">
      <inkml:brushProperty name="width" value="0.035" units="cm"/>
      <inkml:brushProperty name="height" value="0.035" units="cm"/>
      <inkml:brushProperty name="color" value="#E71224"/>
    </inkml:brush>
  </inkml:definitions>
  <inkml:trace contextRef="#ctx0" brushRef="#br0">2497 2482 16240 0 0,'-13'-29'351'0'0,"9"15"81"0"0,0-9 16 0 0,0-3 8 0 0,4-6-360 0 0,0-8-96 0 0,0-5 0 0 0,0-11 0 0 0,0-6-72 0 0,-4-4-32 0 0,0-3-8 0 0,-9-5-4631 0 0,0-4-929 0 0</inkml:trace>
  <inkml:trace contextRef="#ctx0" brushRef="#br0" timeOffset="704.58">111 226 18287 0 0,'-24'-8'419'0'0,"-18"-8"596"0"0,39 15-958 0 0,0-1 0 0 0,0 1-1 0 0,0-1 1 0 0,0 0-1 0 0,0 0 1 0 0,1 0 0 0 0,-1 0-1 0 0,1-1 1 0 0,-5-4-1 0 0,5 3-56 0 0,1 3 0 0 0,0 0 0 0 0,0 0 0 0 0,0 0 0 0 0,0 0 0 0 0,0 0 0 0 0,1 0 0 0 0,-1-1 0 0 0,0 1 0 0 0,1 0 0 0 0,-1 0 0 0 0,1-1 0 0 0,0 1 0 0 0,-1 0 0 0 0,1-1 0 0 0,0 1 0 0 0,0 0 0 0 0,0-1 0 0 0,0 1 0 0 0,0 0 0 0 0,0-1 0 0 0,0 1 0 0 0,0 0 0 0 0,0-1 0 0 0,1 1 0 0 0,-1 0 0 0 0,1-1 0 0 0,0-1 0 0 0,2-2 23 0 0,-1 0 0 0 0,1 0 0 0 0,1 0 0 0 0,-1 1 0 0 0,1-1 0 0 0,-1 1 0 0 0,1 0 0 0 0,0 0 0 0 0,1 0 0 0 0,6-4 0 0 0,14-13 40 0 0,-16 12-98 0 0,0 2 0 0 0,0-1 0 0 0,13-7-1 0 0,-16 12 0 0 0,0-1-1 0 0,0 1 0 0 0,0 1 0 0 0,0-1 0 0 0,0 1 0 0 0,1 0 0 0 0,8-2 0 0 0,-13 4 10 0 0,1 0 0 0 0,-1 0 0 0 0,0 0 0 0 0,1 0-1 0 0,-1 0 1 0 0,0 1 0 0 0,0-1 0 0 0,0 1 0 0 0,1-1 0 0 0,-1 1-1 0 0,0 0 1 0 0,0 0 0 0 0,0 0 0 0 0,0 0 0 0 0,0 0-1 0 0,0 1 1 0 0,0-1 0 0 0,-1 0 0 0 0,3 3 0 0 0,2 3-167 0 0,0 0 1 0 0,0 0-1 0 0,7 14 1 0 0,0-1 54 0 0,44 63 330 0 0,83 109 614 0 0,80 49-241 0 0,-200-220-556 0 0,176 207 89 0 0,-147-168-76 0 0,110 143 68 0 0,66 77 19 0 0,120 79-17 0 0,36-39-54 0 0,299 161 235 0 0,-437-312-72 0 0,550 453 765 0 0,-482-321-725 0 0,-216-200-174 0 0,116 128 68 0 0,284 277 5 0 0,-437-454-116 0 0,2-2 1 0 0,96 61-1 0 0,-117-87-55 0 0,2-2-1 0 0,0-2 1 0 0,2-2 0 0 0,0-1-1 0 0,67 15 1 0 0,-44-18-994 0 0,1-6-4272 0 0,-6-7-1704 0 0</inkml:trace>
  <inkml:trace contextRef="#ctx0" brushRef="#br0" timeOffset="1276.57">2081 5311 20447 0 0,'-1'1'65'0'0,"0"-1"-1"0"0,0 1 0 0 0,1 0 1 0 0,-1-1-1 0 0,0 1 1 0 0,1 0-1 0 0,-1 0 0 0 0,0-1 1 0 0,1 1-1 0 0,-1 0 0 0 0,1 0 1 0 0,0 0-1 0 0,-1 0 1 0 0,1 1-1 0 0,0-2-31 0 0,0 0 0 0 0,0 0-1 0 0,1 0 1 0 0,-1 1 0 0 0,0-1 0 0 0,0 0-1 0 0,1 0 1 0 0,-1 0 0 0 0,0 0 0 0 0,0 0 0 0 0,1 0-1 0 0,-1 0 1 0 0,0 0 0 0 0,1 0 0 0 0,-1 0 0 0 0,0 0-1 0 0,0 0 1 0 0,1 0 0 0 0,-1 0 0 0 0,0 0-1 0 0,1 0 1 0 0,-1 0 0 0 0,0 0 0 0 0,0 0 0 0 0,1 0-1 0 0,-1 0 1 0 0,0 0 0 0 0,1-1 0 0 0,29-12 174 0 0,198-116-368 0 0,-165 88 72 0 0,85-73-1 0 0,151-178 7 0 0,-128 117 70 0 0,-71 76 2 0 0,226-207-58 0 0,315-180 285 0 0,-283 249 12 0 0,673-460 482 0 0,-155 83 38 0 0,19 28-722 0 0,-229 197-11 0 0,75 28-115 0 0,-553 285-1905 0 0,-103 45-5864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24T07:30:25.575"/>
    </inkml:context>
    <inkml:brush xml:id="br0">
      <inkml:brushProperty name="width" value="0.035" units="cm"/>
      <inkml:brushProperty name="height" value="0.035" units="cm"/>
      <inkml:brushProperty name="color" value="#E71224"/>
    </inkml:brush>
  </inkml:definitions>
  <inkml:trace contextRef="#ctx0" brushRef="#br0">1165 2547 15104 0 0,'-6'-7'132'0'0,"1"0"0"0"0,0-1 0 0 0,0 1 0 0 0,0-1 0 0 0,1 0 0 0 0,0-1 0 0 0,-2-9 0 0 0,3 7-52 0 0,1 0 0 0 0,1 0 1 0 0,0 0-1 0 0,0 0 0 0 0,2-13 0 0 0,10-55 454 0 0,3-35-520 0 0,-13 101-85 0 0,0 1 0 0 0,-1-1 1 0 0,-1 0-1 0 0,-2-17 0 0 0,2 20 35 0 0,1 9 460 0 0,8 5-174 0 0,4 1-237 0 0,0 1 0 0 0,-1 0 0 0 0,0 1 0 0 0,0 1 0 0 0,-1 0 0 0 0,13 13 0 0 0,51 61 269 0 0,-39-41-434 0 0,47 67-83 0 0,-27-33 151 0 0,90 132 84 0 0,-91-127 12 0 0,90 136 440 0 0,57 95-417 0 0,12 18-70 0 0,-162-257 50 0 0,70 95 34 0 0,327 487 278 0 0,-184-219-138 0 0,120 180 399 0 0,-101-244 101 0 0,21-18-131 0 0,133 168 145 0 0,-304-359-421 0 0,381 526 925 0 0,-238-246-853 0 0,-231-366-309 0 0,79 137 35 0 0,30 51 10 0 0,193 279 894 0 0,-195-313-978 0 0,-126-191 7 0 0,55 79 86 0 0,73 109 103 0 0,-142-208-202 0 0,133 220 0 0 0,-142-234-2 0 0,10 17-203 0 0,-2 0 1 0 0,0 0-1 0 0,9 32 0 0 0,-17-43-116 0 0,2 3-402 0 0,-2 0 0 0 0,1 0-1 0 0,-2 0 1 0 0,2 25 0 0 0,-4-13-695 0 0</inkml:trace>
  <inkml:trace contextRef="#ctx0" brushRef="#br0" timeOffset="567.54">3112 10312 18631 0 0,'-4'-3'98'0'0,"-1"1"-1"0"0,1-1 0 0 0,-1 0 0 0 0,1-1 0 0 0,0 1 0 0 0,0-1 0 0 0,0 0 1 0 0,1 0-1 0 0,-1 0 0 0 0,1 0 0 0 0,0-1 0 0 0,0 1 0 0 0,1-1 0 0 0,-1 0 1 0 0,1 1-1 0 0,0-1 0 0 0,0 0 0 0 0,1-1 0 0 0,-1 1 0 0 0,0-6 0 0 0,2 0-88 0 0,0-1-1 0 0,1 1 1 0 0,0 0-1 0 0,1-1 1 0 0,0 1-1 0 0,6-18 1 0 0,28-65 75 0 0,-36 93-84 0 0,83-176 27 0 0,7 5 0 0 0,180-257-1 0 0,-77 152-53 0 0,303-443-90 0 0,-378 543 180 0 0,128-184 204 0 0,164-183 347 0 0,-87 140-102 0 0,7-7 14 0 0,-57 76-141 0 0,33-39 56 0 0,-102 137-114 0 0,311-350-112 0 0,13-20-117 0 0,-16-13 169 0 0,-130 155 176 0 0,195-212-63 0 0,-494 581-364 0 0,57-61-34 0 0,14-23 166 0 0,-147 171-305 0 0,-5 8 8 0 0,-1-1 1 0 0,1 0 0 0 0,0 0-1 0 0,-1 0 1 0 0,1 0-1 0 0,-1-1 1 0 0,0 1 0 0 0,0 0-1 0 0,0 0 1 0 0,0-1 0 0 0,0 1-1 0 0,0-1 1 0 0,0-3 0 0 0,-14 7-13093 0 0</inkml:trace>
  <inkml:trace contextRef="#ctx0" brushRef="#br0" timeOffset="3456.04">398 371 17767 0 0,'-5'-2'232'0'0,"2"1"-169"0"0,1 1 0 0 0,-1-1 0 0 0,1 0 0 0 0,0 0 0 0 0,-1 0 0 0 0,1 0 0 0 0,0-1 0 0 0,0 1 0 0 0,0-1 0 0 0,0 1 0 0 0,0-1 0 0 0,0 0 0 0 0,0 1 0 0 0,1-1 0 0 0,-3-3 0 0 0,4 4-61 0 0,-1 1 0 0 0,1-1 0 0 0,0 0-1 0 0,0 1 1 0 0,0-1 0 0 0,-1 0 0 0 0,1 1-1 0 0,0-1 1 0 0,0 0 0 0 0,0 0 0 0 0,0 1-1 0 0,0-1 1 0 0,0 0 0 0 0,0 0 0 0 0,1 1-1 0 0,-1-1 1 0 0,0 0 0 0 0,0 1 0 0 0,0-1-1 0 0,1 0 1 0 0,-1 1 0 0 0,0-1 0 0 0,1 0-1 0 0,-1 1 1 0 0,1-1 0 0 0,-1 1 0 0 0,1-1-1 0 0,-1 1 1 0 0,1-1 0 0 0,-1 1-1 0 0,1-1 1 0 0,-1 1 0 0 0,1-1 0 0 0,0 1-1 0 0,-1 0 1 0 0,1-1 0 0 0,0 1 0 0 0,0-1-1 0 0,1 1 4 0 0,0-1-1 0 0,0 1 1 0 0,0-1 0 0 0,0 1-1 0 0,-1-1 1 0 0,1 1-1 0 0,0 0 1 0 0,0 0-1 0 0,0 0 1 0 0,0 0-1 0 0,0 1 1 0 0,0-1-1 0 0,0 0 1 0 0,3 2-1 0 0,5 2-12 0 0,-1 1 0 0 0,1 0 0 0 0,-1 1 0 0 0,0 0 0 0 0,-1 1 0 0 0,1-1 0 0 0,-1 2 0 0 0,0-1 0 0 0,-1 1 0 0 0,8 11 0 0 0,16 24 57 0 0,-1 1 0 0 0,26 54 0 0 0,-30-49 69 0 0,63 87 1 0 0,-50-88 209 0 0,2-1 0 0 0,2-3 0 0 0,3-1 0 0 0,0-2 0 0 0,91 59 0 0 0,105 61 540 0 0,-188-124-810 0 0,-15-10-44 0 0,-2 2 0 0 0,0 2 0 0 0,-3 1 0 0 0,0 1 0 0 0,46 61 0 0 0,-2 22 78 0 0,-28-40-1036 0 0,-44-67 299 0 0,1 0 1 0 0,8 8-1 0 0,-6-9-347 0 0</inkml:trace>
  <inkml:trace contextRef="#ctx0" brushRef="#br0" timeOffset="3737.14">87 2032 19295 0 0,'-4'-1'83'0'0,"0"0"0"0"0,0 0 0 0 0,0-1 0 0 0,0 1 0 0 0,0-1 0 0 0,0 0 0 0 0,0 0 0 0 0,1 0 0 0 0,-1 0 0 0 0,1 0 0 0 0,0-1 0 0 0,-1 0 0 0 0,1 0 0 0 0,0 0-1 0 0,1 0 1 0 0,-1 0 0 0 0,0 0 0 0 0,1-1 0 0 0,0 1 0 0 0,0-1 0 0 0,0 0 0 0 0,0 0 0 0 0,-1-5 0 0 0,0 1-69 0 0,1-1 0 0 0,0 1 0 0 0,1-1 1 0 0,0 0-1 0 0,0 1 0 0 0,0-1 0 0 0,2 0 0 0 0,-1 0 1 0 0,1 1-1 0 0,2-12 0 0 0,2-1 109 0 0,2 0 1 0 0,0 0-1 0 0,1 0 0 0 0,21-37 1 0 0,-7 21 28 0 0,42-53 0 0 0,139-133-48 0 0,-127 145-16 0 0,289-286 214 0 0,14 9-481 0 0,-205 203-143 0 0,-72 65 72 0 0,125-103-1475 0 0,-126 111-3728 0 0,-19 18-971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24T07:33:25.717"/>
    </inkml:context>
    <inkml:brush xml:id="br0">
      <inkml:brushProperty name="width" value="0.035" units="cm"/>
      <inkml:brushProperty name="height" value="0.035" units="cm"/>
      <inkml:brushProperty name="color" value="#E71224"/>
    </inkml:brush>
  </inkml:definitions>
  <inkml:trace contextRef="#ctx0" brushRef="#br0">599 1270 11720 0 0,'0'0'562'0'0,"-2"1"-242"0"0,-3 4-32 0 0,3-4 375 0 0,-1 8 552 0 0,4-7-1193 0 0,1 1 0 0 0,0-1 0 0 0,0 0 0 0 0,0 0 0 0 0,0 0 1 0 0,0 0-1 0 0,0-1 0 0 0,0 1 0 0 0,1-1 0 0 0,-1 1 0 0 0,1-1 1 0 0,-1 0-1 0 0,1 0 0 0 0,-1 0 0 0 0,6 2 0 0 0,27 4 656 0 0,-28-6-543 0 0,0 1 0 0 0,0-1 1 0 0,0 1-1 0 0,9 4 1 0 0,-6-3 36 0 0,0 1 1 0 0,0-2 0 0 0,0 1-1 0 0,0-2 1 0 0,21 2-1 0 0,12 2 251 0 0,-31-3-415 0 0,-1-1 0 0 0,1-1-1 0 0,0 0 1 0 0,21-3-1 0 0,11-1 71 0 0,52-3 58 0 0,-26 1-76 0 0,-26 4 100 0 0,82 6 0 0 0,-26 4-26 0 0,1-4-1 0 0,0-5 0 0 0,168-24 1 0 0,-72 1 63 0 0,180-30 424 0 0,-196 25-341 0 0,-169 26-262 0 0,361-90 402 0 0,-245 58-302 0 0,8-3 148 0 0,-109 29-125 0 0,-1-1-1 0 0,49-27 0 0 0,-61 28-37 0 0,0-1 0 0 0,0-1 1 0 0,22-23-1 0 0,29-44 329 0 0,-55 66-344 0 0,-2-1-1 0 0,1-1 0 0 0,-2 1 1 0 0,0-1-1 0 0,9-26 0 0 0,-13 30-49 0 0,-1 1 0 0 0,0-1 0 0 0,0 0 0 0 0,-1-1 0 0 0,0 1 0 0 0,-1 0 0 0 0,0 0 0 0 0,0 0 0 0 0,-4-19 0 0 0,1 15-20 0 0,-1 0 0 0 0,-1 0 0 0 0,0 0 0 0 0,0 1 0 0 0,-1 0 0 0 0,-1 0 0 0 0,-12-17 0 0 0,-69-86 50 0 0,72 97-51 0 0,-2 0 0 0 0,0 2 0 0 0,-38-29 0 0 0,7 14-69 0 0,-98-49-1 0 0,-66-6-36 0 0,146 66 29 0 0,-1 3 0 0 0,0 3 0 0 0,-112-9 0 0 0,103 18-250 0 0,-117 8 0 0 0,-77 24-146 0 0,-135 35 26 0 0,301-38 304 0 0,-186 65 0 0 0,100-10 38 0 0,-343 194 0 0 0,482-240 83 0 0,2 1 0 0 0,2 4 0 0 0,-73 69-1 0 0,96-81 1 0 0,1 2 1 0 0,1 0-1 0 0,2 1 0 0 0,0 2 0 0 0,2 0 0 0 0,2 1 0 0 0,-22 51 0 0 0,32-62 15 0 0,2 0-1 0 0,0 0 1 0 0,1 1-1 0 0,1-1 1 0 0,0 1-1 0 0,2 0 1 0 0,1 0 0 0 0,0-1-1 0 0,2 1 1 0 0,0 0-1 0 0,8 32 1 0 0,-2-22-21 0 0,2 0 1 0 0,1-1 0 0 0,1 0 0 0 0,2-1-1 0 0,1 0 1 0 0,34 49 0 0 0,-30-53-78 0 0,1-1-1 0 0,2 0 1 0 0,0-2 0 0 0,2 0-1 0 0,47 33 1 0 0,-34-31-435 0 0,1-1-1 0 0,1-2 1 0 0,68 27-1 0 0,-79-38-98 0 0,0 0 0 0 0,1-2 1 0 0,0-1-1 0 0,0-1 0 0 0,1-2 0 0 0,0 0 0 0 0,33-2 1 0 0,-48-3 304 0 0,0-1 0 0 0,0 0 1 0 0,0-1-1 0 0,0 0 1 0 0,-1-1-1 0 0,26-12 1 0 0,204-99-2010 0 0,-48 13-46 0 0,-114 62-10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24T07:32:57.140"/>
    </inkml:context>
    <inkml:brush xml:id="br0">
      <inkml:brushProperty name="width" value="0.035" units="cm"/>
      <inkml:brushProperty name="height" value="0.035" units="cm"/>
      <inkml:brushProperty name="color" value="#E71224"/>
    </inkml:brush>
  </inkml:definitions>
  <inkml:trace contextRef="#ctx0" brushRef="#br0">6403 66 19151 0 0,'-4'-5'273'0'0,"0"1"0"0"0,0-2 0 0 0,1 1 0 0 0,-4-7-1 0 0,-8-10 460 0 0,14 21-715 0 0,0 0 1 0 0,0 0-1 0 0,0 0 0 0 0,-1 0 0 0 0,1 0 0 0 0,0 0 0 0 0,0 0 0 0 0,-1 1 0 0 0,1-1 1 0 0,-1 1-1 0 0,1-1 0 0 0,0 1 0 0 0,-1-1 0 0 0,1 1 0 0 0,-1 0 0 0 0,1 0 0 0 0,-1 0 1 0 0,1 0-1 0 0,-1 0 0 0 0,1 0 0 0 0,-1 0 0 0 0,1 0 0 0 0,-1 0 0 0 0,1 1 1 0 0,-1-1-1 0 0,1 1 0 0 0,-1-1 0 0 0,-2 2 0 0 0,-2 1 101 0 0,-1 1-1 0 0,1 0 1 0 0,0 0 0 0 0,-9 6 0 0 0,-15 17 80 0 0,1 2 0 0 0,-30 36 0 0 0,6-5-128 0 0,-153 184-23 0 0,11 15 3 0 0,100-131-41 0 0,-787 1105 929 0 0,495-669-920 0 0,-65 97 196 0 0,21 14 22 0 0,-90 236-314 0 0,-180 385 201 0 0,687-1269-122 0 0,-143 245 78 0 0,50-89-50 0 0,-190 313-29 0 0,-58 103 0 0 0,-92 191 476 0 0,239-421 468 0 0,87-179-637 0 0,69-114-266 0 0,-120 148-90 0 0,33-47-930 0 0,111-138 164 0 0,2 2-1 0 0,-34 73 1 0 0,56-105 745 0 0,-34 79-6841 0 0,21-41 15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24T07:32:56.391"/>
    </inkml:context>
    <inkml:brush xml:id="br0">
      <inkml:brushProperty name="width" value="0.035" units="cm"/>
      <inkml:brushProperty name="height" value="0.035" units="cm"/>
      <inkml:brushProperty name="color" value="#E71224"/>
    </inkml:brush>
  </inkml:definitions>
  <inkml:trace contextRef="#ctx0" brushRef="#br0">1 0 18455 0 0,'0'0'422'0'0,"1"1"56"0"0,49 22 22 0 0,35 20 124 0 0,15 7-654 0 0,20 13-12 0 0,387 290-30 0 0,-401-269 82 0 0,287 252 68 0 0,-225-161-56 0 0,-7 8-1 0 0,-8 7 0 0 0,186 303 1 0 0,-288-411 38 0 0,154 245 194 0 0,-183-293-224 0 0,514 755 838 0 0,-183-314-84 0 0,-94-126-362 0 0,-18-9-79 0 0,-84-118-150 0 0,126 187 285 0 0,7 12 107 0 0,82 122-9 0 0,343 475 455 0 0,-475-679-1301 0 0,-66-80 256 0 0,-79-115 90 0 0,46 72 82 0 0,98 141-58 0 0,207 248-572 0 0,-429-581 119 0 0,1-1 1 0 0,1-1-1 0 0,2-1 0 0 0,35 30 0 0 0,-38-37-5476 0 0,-1-2-1953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24T07:32:32.179"/>
    </inkml:context>
    <inkml:brush xml:id="br0">
      <inkml:brushProperty name="width" value="0.035" units="cm"/>
      <inkml:brushProperty name="height" value="0.035" units="cm"/>
      <inkml:brushProperty name="color" value="#E71224"/>
    </inkml:brush>
  </inkml:definitions>
  <inkml:trace contextRef="#ctx0" brushRef="#br0">1 244 15408 0 0,'0'0'745'0'0,"1"-13"183"0"0,1 7-814 0 0,1 0 0 0 0,0 1 0 0 0,0-1 0 0 0,7-7 0 0 0,5-10 194 0 0,-14 21-308 0 0,-1 1 0 0 0,1 0 0 0 0,-1 1 0 0 0,0-1 0 0 0,1 1 0 0 0,-1-1 0 0 0,0 1 0 0 0,1-1 0 0 0,-1 1 0 0 0,1-1 0 0 0,-1 1 0 0 0,1 0 0 0 0,-1-1 0 0 0,1 1 0 0 0,-1 0 0 0 0,1-1 0 0 0,-1 1 0 0 0,1 0 0 0 0,0-1 0 0 0,-1 1 0 0 0,1 0 0 0 0,0 0 0 0 0,1-2-10 0 0,3 0-53 0 0,-3 2 62 0 0,-1-1 1 0 0,1 1-1 0 0,0 0 0 0 0,-1 0 1 0 0,1 1-1 0 0,-1-1 0 0 0,1 0 1 0 0,-1 0-1 0 0,1 1 0 0 0,-1-1 1 0 0,1 1-1 0 0,-1-1 0 0 0,1 1 1 0 0,1 1-1 0 0,1 0 19 0 0,39 16 550 0 0,-33-13-284 0 0,0 0 1 0 0,0-1-1 0 0,18 4 0 0 0,-10-4-106 0 0,1-1 0 0 0,-1-1 0 0 0,1-1 0 0 0,-1 0 0 0 0,1-1 0 0 0,0-1 0 0 0,18-4 0 0 0,-9 2-79 0 0,0 1 0 0 0,36 2 0 0 0,-26 0-36 0 0,15 0-17 0 0,0 3-1 0 0,71 12 0 0 0,-28 2-30 0 0,1-4 0 0 0,0-5 0 0 0,1-3 0 0 0,101-10 0 0 0,349-30 623 0 0,-497 32-591 0 0,251-4 96 0 0,-122 5-94 0 0,183 5-49 0 0,-105 12 11 0 0,358-37 181 0 0,-596 20-183 0 0,320-19 110 0 0,-109 14-66 0 0,-99 9-26 0 0,-35 1 16 0 0,142-15 1 0 0,86-29-118 0 0,-269 34 92 0 0,63-12 36 0 0,246-26 1 0 0,-252 34-46 0 0,134-23 104 0 0,-196 26-94 0 0,-26 5-16 0 0,0 0-1 0 0,0 2 0 0 0,0 1 1 0 0,49 6-1 0 0,110 13-2 0 0,-12-1 0 0 0,-104-9 11 0 0,235 28 117 0 0,-119-32 187 0 0,-170-5-281 0 0,28 0 60 0 0,102 4 498 0 0,-116-1-566 0 0,20 2 174 0 0,84 20 0 0 0,-103-16-200 0 0,-23-7-18 0 0,-5-2-82 0 0,-1-7-4806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24T07:32:59.628"/>
    </inkml:context>
    <inkml:brush xml:id="br0">
      <inkml:brushProperty name="width" value="0.035" units="cm"/>
      <inkml:brushProperty name="height" value="0.035" units="cm"/>
      <inkml:brushProperty name="color" value="#E71224"/>
    </inkml:brush>
  </inkml:definitions>
  <inkml:trace contextRef="#ctx0" brushRef="#br0">85 1 16903 0 0,'-5'2'19'0'0,"-5"3"312"0"0,0 0 0 0 0,-14 9 0 0 0,22-12-273 0 0,-1 0 1 0 0,0 0-1 0 0,1 1 1 0 0,0-1 0 0 0,-1 1-1 0 0,1-1 1 0 0,0 1 0 0 0,0-1-1 0 0,0 1 1 0 0,1 0 0 0 0,-1 0-1 0 0,1 0 1 0 0,-2 5-1 0 0,1 0-56 0 0,1 0-1 0 0,0 1 0 0 0,0 0 0 0 0,1-1 0 0 0,0 1 1 0 0,1-1-1 0 0,-1 1 0 0 0,2-1 0 0 0,3 16 0 0 0,4 7-52 0 0,17 37 0 0 0,-18-48 13 0 0,7 15 22 0 0,2-2 0 0 0,1 0 0 0 0,43 58 0 0 0,52 84-34 0 0,-70-105 26 0 0,-5-10 10 0 0,111 171-26 0 0,86 92 40 0 0,175 184-53 0 0,-329-410 96 0 0,126 163 309 0 0,-95-102 110 0 0,50 69 280 0 0,-71-106-262 0 0,169 216 480 0 0,21-17-451 0 0,78 14-520 0 0,-264-257-2255 0 0,-52-46 912 0 0</inkml:trace>
  <inkml:trace contextRef="#ctx0" brushRef="#br0" timeOffset="425.2">1072 3260 15056 0 0,'8'-13'76'0'0,"8"-17"403"0"0,2 1-1 0 0,29-37 0 0 0,159-147-275 0 0,-114 123 356 0 0,225-221 1514 0 0,31-30-1372 0 0,-289 282-679 0 0,380-378 127 0 0,15 17-80 0 0,-82 106 5 0 0,-163 143-14 0 0,25-20 133 0 0,-206 169-409 0 0,415-319 900 0 0,-249 200-6470 0 0,-115 85-806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24T07:32:50.647"/>
    </inkml:context>
    <inkml:brush xml:id="br0">
      <inkml:brushProperty name="width" value="0.035" units="cm"/>
      <inkml:brushProperty name="height" value="0.035" units="cm"/>
      <inkml:brushProperty name="color" value="#E71224"/>
    </inkml:brush>
  </inkml:definitions>
  <inkml:trace contextRef="#ctx0" brushRef="#br0">138 276 11400 0 0,'4'-5'546'0'0,"0"2"-463"0"0,0 0-1 0 0,0 0 0 0 0,0 1 0 0 0,1 0 1 0 0,-1-1-1 0 0,0 1 0 0 0,1 0 1 0 0,8-2-1 0 0,-2 2 25 0 0,0-1 0 0 0,19-1 0 0 0,56-7 501 0 0,84-12 625 0 0,-86 10-409 0 0,175-32 1345 0 0,-114 22-2022 0 0,33-8 135 0 0,100-8-142 0 0,-131 22-109 0 0,114-6 14 0 0,-133 13-37 0 0,-80 8 6 0 0,0 2-1 0 0,0 1 0 0 0,80 14 1 0 0,-78-8 93 0 0,28 6 496 0 0,-71-12-535 0 0,0 0-1 0 0,0 1 1 0 0,0 0-1 0 0,0 1 1 0 0,-1 0-1 0 0,1 0 1 0 0,-1 0 0 0 0,1 0-1 0 0,-1 1 1 0 0,7 6-1 0 0,2 4-130 0 0,-5-7 145 0 0,-1 1 1 0 0,-1 0-1 0 0,1 1 1 0 0,-2 0 0 0 0,1 0-1 0 0,-1 1 1 0 0,10 17-1 0 0,0 3 40 0 0,-13-24-87 0 0,0 0 1 0 0,0 0 0 0 0,-1 1 0 0 0,3 7-1 0 0,9 25 213 0 0,-10-26-108 0 0,0 1 1 0 0,4 13 0 0 0,15 53-110 0 0,-4-21-64 0 0,-13-34 33 0 0,0-3 0 0 0,4 23 0 0 0,6 84-21 0 0,-6 0 0 0 0,-9 237-1 0 0,-29 370 22 0 0,2-98 140 0 0,4-357 172 0 0,2-43-434 0 0,4-47 264 0 0,-2 38-43 0 0,13 16-192 0 0,-3 71 281 0 0,-21 0-27 0 0,-37 72-54 0 0,60-361-74 0 0,-81 465 279 0 0,56-307-111 0 0,-39 211 55 0 0,27-62-162 0 0,40-219 101 0 0,14 129 1 0 0,-6-158-115 0 0,33 243 149 0 0,-16-163-24 0 0,14 132 384 0 0,-3 4 2 0 0,-8 13-352 0 0,-3-34-93 0 0,-15-156-67 0 0,-3-31-43 0 0,-1-42-40 0 0,41 359 510 0 0,4-199-507 0 0,-42-185 7 0 0,5 37 1 0 0,0 5 49 0 0,-3-29-72 0 0,2 0 51 0 0,-3 0 0 0 0,-1 0-1 0 0,2 52 1 0 0,-5-2 82 0 0,-4-82-129 0 0,-1-1 0 0 0,1 1 1 0 0,-1 0-1 0 0,-1 0 0 0 0,1-1 1 0 0,-2 1-1 0 0,-2 7 0 0 0,3-8 20 0 0,-1 0 0 0 0,-1 0-1 0 0,0 0 1 0 0,0 0 0 0 0,0 0 0 0 0,0-1-1 0 0,-1 0 1 0 0,0 0 0 0 0,-1 0-1 0 0,-5 5 1 0 0,3-5-19 0 0,1 1-1 0 0,-1-1 1 0 0,0-1-1 0 0,0 1 1 0 0,-1-2 0 0 0,0 1-1 0 0,1-1 1 0 0,-1 0-1 0 0,-1-1 1 0 0,1 0-1 0 0,-15 3 1 0 0,2-1 4 0 0,-21 9 0 0 0,25-8 6 0 0,1-1 1 0 0,-31 5-1 0 0,11-4-32 0 0,-40 13 0 0 0,-26 4 43 0 0,52-13 61 0 0,-77 26 0 0 0,75-19 41 0 0,-64 11-1 0 0,48-16 86 0 0,-94 29-1 0 0,-89 50 68 0 0,-88 28 120 0 0,242-88-278 0 0,-163 38-15 0 0,196-53-100 0 0,-81 13-106 0 0,75-16-497 0 0,-92 29-1 0 0,67-13-1177 0 0,70-24 643 0 0</inkml:trace>
  <inkml:trace contextRef="#ctx0" brushRef="#br0" timeOffset="907.11">2626 6046 13904 0 0,'0'0'1396'0'0,"12"4"-1264"0"0,-8-1 45 0 0,0 0 0 0 0,0-1 1 0 0,0 1-1 0 0,1-1 1 0 0,-1 0-1 0 0,1 0 1 0 0,-1-1-1 0 0,1 0 0 0 0,0 1 1 0 0,7-1-1 0 0,3 3 103 0 0,6-1-50 0 0,0-1-1 0 0,0-1 0 0 0,0-1 0 0 0,0-1 0 0 0,31-4 0 0 0,-9-2 44 0 0,57-18 0 0 0,-41 10-48 0 0,7-4 122 0 0,41-8 238 0 0,-86 22-441 0 0,-2 0 0 0 0,39-17 0 0 0,10-3-23 0 0,-63 23-355 0 0,0 1 1 0 0,0-1-1 0 0,0-1 1 0 0,0 1-1 0 0,0-1 1 0 0,-1 0-1 0 0,1 0 1 0 0,-1 0-1 0 0,0 0 1 0 0,0-1-1 0 0,0 0 1 0 0,4-4-1 0 0,0 1-1203 0 0,0 0-16 0 0</inkml:trace>
  <inkml:trace contextRef="#ctx0" brushRef="#br0" timeOffset="1358.4">3134 5566 17135 0 0,'0'0'1712'0'0,"0"2"-1568"0"0,0 0-138 0 0,0 0 0 0 0,1 1 0 0 0,-1-1 0 0 0,0 0 0 0 0,1 0 0 0 0,0 1 0 0 0,-1-1 0 0 0,1 0 0 0 0,0 0 0 0 0,0 0 0 0 0,0 0 0 0 0,1 0 0 0 0,-1 0 0 0 0,2 2 0 0 0,0-1 2 0 0,0 1 1 0 0,1-1-1 0 0,-1 0 1 0 0,1 0-1 0 0,0 0 1 0 0,6 3 0 0 0,6 1-32 0 0,-1 0 0 0 0,32 9 0 0 0,-44-16 14 0 0,31 8-52 0 0,1-1-1 0 0,44 3 1 0 0,37 6 239 0 0,-107-15-123 0 0,0 1 0 0 0,0 0 0 0 0,0 1 0 0 0,-1 0 0 0 0,1 1 0 0 0,12 7 0 0 0,4 3 176 0 0,-19-11-193 0 0,1 1 0 0 0,-1-1 0 0 0,0 1-1 0 0,0 1 1 0 0,0-1 0 0 0,-1 1 0 0 0,0 0 0 0 0,0 0 0 0 0,0 0 0 0 0,8 12 0 0 0,-3 1-5 0 0,9 22 1 0 0,-16-33-27 0 0,-1 0 0 0 0,0 1 0 0 0,0-1 1 0 0,-1 0-1 0 0,0 1 0 0 0,1 11 0 0 0,-3-4 16 0 0,0 0 0 0 0,-1 1 0 0 0,0-1 0 0 0,-1-1 0 0 0,-1 1-1 0 0,0 0 1 0 0,-9 17 0 0 0,2-6 40 0 0,-2 1 1 0 0,-1-2-1 0 0,-21 30 0 0 0,-61 65 672 0 0,67-83-422 0 0,17-21-147 0 0,-17 18 0 0 0,13-17-200 0 0,11-11-2 0 0,0-1 1 0 0,0 1-1 0 0,-1-1 0 0 0,1 0 0 0 0,-1-1 1 0 0,-1 1-1 0 0,-9 4 0 0 0,4-4-124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24T07:34:47.179"/>
    </inkml:context>
    <inkml:brush xml:id="br0">
      <inkml:brushProperty name="width" value="0.035" units="cm"/>
      <inkml:brushProperty name="height" value="0.035" units="cm"/>
      <inkml:brushProperty name="color" value="#E71224"/>
    </inkml:brush>
  </inkml:definitions>
  <inkml:trace contextRef="#ctx0" brushRef="#br0">18 885 16559 0 0,'0'-1'64'0'0,"-1"1"-1"0"0,1 0 0 0 0,-1 0 0 0 0,1-1 0 0 0,-1 1 0 0 0,1 0 0 0 0,-1 0 0 0 0,0 0 0 0 0,1 0 0 0 0,-1-1 0 0 0,0 1 0 0 0,1 0 0 0 0,-1 0 0 0 0,1 0 0 0 0,-1 0 0 0 0,0 1 0 0 0,1-1 0 0 0,-1 0 0 0 0,1 0 0 0 0,-1 0 0 0 0,0 0 0 0 0,1 1 0 0 0,-1-1 0 0 0,1 0 0 0 0,-1 0 0 0 0,0 1 0 0 0,0 0-48 0 0,1 0 0 0 0,0 0 1 0 0,0-1-1 0 0,0 1 0 0 0,0 0 0 0 0,0 0 0 0 0,0-1 0 0 0,0 1 0 0 0,0 0 0 0 0,0 0 0 0 0,0 0 0 0 0,0-1 1 0 0,0 1-1 0 0,1 0 0 0 0,-1-1 0 0 0,0 1 0 0 0,1 1 0 0 0,2 4-25 0 0,0-1-1 0 0,0 1 1 0 0,0-1-1 0 0,5 6 1 0 0,26 23 91 0 0,1-2 1 0 0,2 0 0 0 0,57 36-1 0 0,-4-3-9 0 0,276 227-72 0 0,-351-279 0 0 0,385 270 1174 0 0,1 1 60 0 0,140 196-548 0 0,-94-16-663 0 0,-365-377 28 0 0,-45-50 24 0 0,1 0 0 0 0,52 37-1 0 0,-77-65-65 0 0,90 63 38 0 0,-77-57-41 0 0,-1-1-1 0 0,37 14 0 0 0,-13-9-5 0 0,0-2 0 0 0,75 14 0 0 0,-75-23 0 0 0</inkml:trace>
  <inkml:trace contextRef="#ctx0" brushRef="#br0" timeOffset="659.55">812 4079 16815 0 0,'-1'0'77'0'0,"0"1"0"0"0,1 0 0 0 0,-1-1-1 0 0,0 1 1 0 0,0-1 0 0 0,0 1 0 0 0,0-1-1 0 0,1 1 1 0 0,-1-1 0 0 0,0 1-1 0 0,0-1 1 0 0,0 0 0 0 0,0 0 0 0 0,0 1-1 0 0,0-1 1 0 0,0 0 0 0 0,0 0 0 0 0,0 0-1 0 0,0 0 1 0 0,0 0 0 0 0,-1 0-1 0 0,14-16 84 0 0,21-16-144 0 0,-23 23-3 0 0,0 0-1 0 0,8-11 1 0 0,109-145 8 0 0,-88 111 28 0 0,19-24 25 0 0,408-445 1448 0 0,-391 442-1312 0 0,70-72 131 0 0,203-209 158 0 0,60-59-63 0 0,133-102-343 0 0,-205 220-1 0 0,-44 43 117 0 0,168-131-313 0 0,-168 150 224 0 0,-29 28-159 0 0,-142 116-142 0 0,-18 21-288 0 0,-53 40-1351 0 0,-16 13-5310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24T07:35:00.681"/>
    </inkml:context>
    <inkml:brush xml:id="br0">
      <inkml:brushProperty name="width" value="0.035" units="cm"/>
      <inkml:brushProperty name="height" value="0.035" units="cm"/>
      <inkml:brushProperty name="color" value="#E71224"/>
    </inkml:brush>
  </inkml:definitions>
  <inkml:trace contextRef="#ctx0" brushRef="#br0">1 1 5096 0 0,'0'0'108'0'0,"1"1"17"0"0,3 8-66 0 0,0-1-1 0 0,1 0 1 0 0,0 0 0 0 0,1-1-1 0 0,-1 0 1 0 0,2 0 0 0 0,-1 0-1 0 0,9 7 1 0 0,-8-7 2017 0 0,-2-4 2802 0 0,9-1-2704 0 0,-11-2-1261 0 0,49 8 2325 0 0,-12-1-2600 0 0,71 2 1 0 0,-5-3-626 0 0,2 0-16 0 0,80 6 3 0 0,-84-2 0 0 0,-48-6 0 0 0,0 3 0 0 0,0 3 0 0 0,0 1 0 0 0,-1 3 0 0 0,98 40 0 0 0,-120-38 17 0 0,-1 1 0 0 0,0 2 0 0 0,46 37-1 0 0,-36-21 33 0 0,67 71-1 0 0,-69-62 55 0 0,148 176 222 0 0,-151-167-243 0 0,106 153-17 0 0,-106-147-40 0 0,47 102 1 0 0,-49-78 2 0 0,-4 2 0 0 0,-3 2 0 0 0,-4 0 1 0 0,20 144-1 0 0,-31-135 5 0 0,11 101 65 0 0,76 542 592 0 0,13-254-482 0 0,-74-338-184 0 0,33 126-7 0 0,47 186 52 0 0,-25 6-27 0 0,-73-336-44 0 0,20 136 15 0 0,39 425 40 0 0,-12-150 11 0 0,-29-208 23 0 0,-18-147-35 0 0,43 449 356 0 0,-34 175 221 0 0,-41-185-146 0 0,1-1-294 0 0,40 13 237 0 0,81 104 468 0 0,-20-237-749 0 0,-76-378-126 0 0,-5 1-1 0 0,-7 134 0 0 0,-8-156-14 0 0,-5 0-1 0 0,-29 124 1 0 0,-10-37 61 0 0,-87 217 1 0 0,128-385-40 0 0,-12 31 41 0 0,-2-1 0 0 0,-49 85-1 0 0,61-123-73 0 0,-2 0 1 0 0,1 0-1 0 0,-2-2 0 0 0,0 0 0 0 0,-1 0 1 0 0,0-1-1 0 0,0-1 0 0 0,-2 0 0 0 0,1-1 1 0 0,-1 0-1 0 0,-1-2 0 0 0,-29 12 0 0 0,-6-2 16 0 0,-78 15-1 0 0,-57 1 43 0 0,-50 10-127 0 0,-57 14-1421 0 0,250-52-539 0 0,-1-3 0 0 0,-1-1 0 0 0,1-2 0 0 0,-59-8 0 0 0,96 7 1769 0 0,0-1 0 0 0,1 0 0 0 0,-1 0 0 0 0,1-1 0 0 0,-1 0 0 0 0,1 0 0 0 0,0-1 0 0 0,0 1 0 0 0,-8-7 0 0 0,-30-20-1013 0 0,-80-69 1 0 0,101 76 652 0 0,1-1 0 0 0,1-1 0 0 0,-22-33 0 0 0,30 36-622 0 0,-14-27 1 0 0</inkml:trace>
  <inkml:trace contextRef="#ctx0" brushRef="#br0" timeOffset="2873.59">3287 4937 5120 0 0,'0'-7'13'0'0,"1"1"1"0"0,0-1-1 0 0,0 1 1 0 0,4-10-1 0 0,3-21 209 0 0,-9 13-166 0 0,0 0 0 0 0,-1 0-1 0 0,-1 0 1 0 0,-1 0 0 0 0,-14-41 0 0 0,9 39-56 0 0,-1 1 0 0 0,-2 1 0 0 0,0 0 0 0 0,-19-27 0 0 0,27 45 0 0 0,-9-13 0 0 0,-2 1 0 0 0,-24-26 0 0 0,29 33 0 0 0,2 3 21 0 0,1 0 0 0 0,-1 1-1 0 0,-1 0 1 0 0,0 0 0 0 0,1 1 0 0 0,-2 0 0 0 0,1 0 0 0 0,-20-7 0 0 0,26 12 325 0 0,0 0-1 0 0,0 1 1 0 0,-1-1 0 0 0,1 1 0 0 0,0 0 0 0 0,-4 0 0 0 0,4 0 24 0 0,1 0 1 0 0,-1 0-1 0 0,0 0 0 0 0,1 0 1 0 0,-1 0-1 0 0,1-1 1 0 0,-1 1-1 0 0,1-1 1 0 0,-1 0-1 0 0,-3-1 1 0 0,-26-10 3803 0 0,25 10-3823 0 0,1 0 0 0 0,0 0 0 0 0,1 0 0 0 0,-1-1 0 0 0,-7-4-1 0 0,-72-44 2976 0 0,83 50-3302 0 0,0 0 1 0 0,0 0 0 0 0,0 0 0 0 0,0 0 0 0 0,0 0 0 0 0,0 0 0 0 0,0 1-1 0 0,0-1 1 0 0,0 1 0 0 0,0-1 0 0 0,-1 1 0 0 0,1 0 0 0 0,0 0-1 0 0,0 0 1 0 0,0 0 0 0 0,0 0 0 0 0,-1 0 0 0 0,1 1 0 0 0,0-1-1 0 0,0 1 1 0 0,0-1 0 0 0,0 1 0 0 0,0 0 0 0 0,0 0 0 0 0,-2 1-1 0 0,0 1-11 0 0,0 0 0 0 0,1-1 0 0 0,-1 1 0 0 0,1 1 0 0 0,0-1 0 0 0,0 0 0 0 0,0 1 0 0 0,0 0 0 0 0,1 0 0 0 0,-1-1 0 0 0,-2 8 0 0 0,3-4-3 0 0,0-1-1 0 0,0 1 1 0 0,1 0-1 0 0,-1-1 1 0 0,2 1-1 0 0,-1 0 1 0 0,1 0-1 0 0,0 0 1 0 0,0 0-1 0 0,3 10 1 0 0,1 8 23 0 0,13 37 0 0 0,-4-27-16 0 0,2 0 0 0 0,2-1 0 0 0,1-1 0 0 0,26 37 0 0 0,-31-50 89 0 0,1-1 0 0 0,19 20 1 0 0,-27-32-249 0 0,1-1 1 0 0,-1 0-1 0 0,1 0 1 0 0,1-1-1 0 0,-1 0 1 0 0,1 0-1 0 0,0-1 1 0 0,15 7-1 0 0,-21-10 139 0 0,-1-1 0 0 0,1 1 0 0 0,-1-1 0 0 0,1 0 0 0 0,0 1 0 0 0,-1-1-1 0 0,1 0 1 0 0,-1 0 0 0 0,1 0 0 0 0,0 0 0 0 0,-1 0 0 0 0,1-1 0 0 0,0 1-1 0 0,-1 0 1 0 0,1-1 0 0 0,-1 1 0 0 0,1-1 0 0 0,-1 0 0 0 0,1 1 0 0 0,-1-1 0 0 0,0 0-1 0 0,1 0 1 0 0,-1 0 0 0 0,0 0 0 0 0,1 0 0 0 0,-1 0 0 0 0,0 0 0 0 0,0 0-1 0 0,0-1 1 0 0,0 1 0 0 0,0 0 0 0 0,0-1 0 0 0,0 1 0 0 0,-1-1 0 0 0,1 1-1 0 0,0-3 1 0 0,3-5 31 0 0,-1-1 0 0 0,0 0 0 0 0,-1 0 0 0 0,2-16 0 0 0,-1-7-33 0 0,-1-1 0 0 0,-1 1 0 0 0,-2-1 0 0 0,-1 1 0 0 0,-14-66 0 0 0,11 78-139 0 0,-2 1-1 0 0,0 0 1 0 0,-1 0 0 0 0,-1 1 0 0 0,-1 0 0 0 0,0 0 0 0 0,-2 1 0 0 0,0 0 0 0 0,-23-25-1 0 0,33 41 147 0 0,-1-1 0 0 0,1 1 0 0 0,-1-1-1 0 0,1 1 1 0 0,-1 0 0 0 0,0 0 0 0 0,0 1 0 0 0,0-1-1 0 0,0 0 1 0 0,0 1 0 0 0,-5-2 0 0 0,7 3 6 0 0,1 0 1 0 0,-1 0 0 0 0,1-1-1 0 0,-1 1 1 0 0,1 0-1 0 0,-1 0 1 0 0,1 0 0 0 0,0 0-1 0 0,-1 1 1 0 0,1-1 0 0 0,-1 0-1 0 0,1 0 1 0 0,-1 0 0 0 0,1 0-1 0 0,0 0 1 0 0,-1 0-1 0 0,1 1 1 0 0,-1-1 0 0 0,1 0-1 0 0,0 0 1 0 0,-1 1 0 0 0,1-1-1 0 0,0 0 1 0 0,-1 0-1 0 0,1 1 1 0 0,0-1 0 0 0,-1 0-1 0 0,1 1 1 0 0,-4 15 231 0 0,4-12-204 0 0,0 1 1 0 0,0-1-1 0 0,1 0 1 0 0,-1 1-1 0 0,1-1 1 0 0,1 5-1 0 0,4 5-34 0 0,0 0 1 0 0,0 0-1 0 0,1 0 1 0 0,1-1-1 0 0,0 0 1 0 0,13 15-1 0 0,13 13 12 0 0,-20-22 9 0 0,1-1 0 0 0,1 0 0 0 0,33 27 0 0 0,-45-41-20 0 0,1-1 0 0 0,0 1 0 0 0,0-1 0 0 0,0 0 0 0 0,0-1 0 0 0,1 1 0 0 0,-1-1 0 0 0,1 0 0 0 0,-1-1 0 0 0,1 1 0 0 0,0-1 0 0 0,0 0 0 0 0,-1-1 0 0 0,1 1-1 0 0,0-1 1 0 0,0 0 0 0 0,0-1 0 0 0,0 1 0 0 0,0-1 0 0 0,7-2 0 0 0,-8 1 0 0 0,0 1 0 0 0,-1-1-1 0 0,1 0 1 0 0,-1 0 0 0 0,0 0-1 0 0,1-1 1 0 0,-1 1 0 0 0,0-1-1 0 0,0 0 1 0 0,-1 0 0 0 0,6-6-1 0 0,-7 6 0 0 0,1 0 1 0 0,-1-1-1 0 0,0 1 0 0 0,0-1 0 0 0,-1 0 0 0 0,1 1 0 0 0,-1-1 0 0 0,1 0 1 0 0,-1 0-1 0 0,-1 0 0 0 0,1 0 0 0 0,0 0 0 0 0,-1 0 0 0 0,0-5 0 0 0,0-3 25 0 0,-1 0 0 0 0,-1 0-1 0 0,0 0 1 0 0,0 0 0 0 0,-1 0-1 0 0,-1 0 1 0 0,-6-15 0 0 0,-6-6 121 0 0,-23-35-1 0 0,34 60-134 0 0,-32-43 110 0 0,13 17-96 0 0,17 28-15 0 0,8 15 12 0 0,6 14-9 0 0,-3-15-36 0 0,-1-1 0 0 0,1 0 0 0 0,1 1 0 0 0,6 7 0 0 0,-10-13 20 0 0,1 0 0 0 0,-1 0 0 0 0,1-1 0 0 0,0 1 0 0 0,0 0 0 0 0,-1-1 0 0 0,2 1 1 0 0,-1-1-1 0 0,0 1 0 0 0,0-1 0 0 0,0 0 0 0 0,0 0 0 0 0,1 0 0 0 0,-1 0 0 0 0,0 0 0 0 0,1-1 0 0 0,-1 1 0 0 0,3 0 0 0 0,8 1 126 0 0,-12-2-121 0 0,-1 0 0 0 0,1 0-1 0 0,-1 0 1 0 0,1 0 0 0 0,-1 1-1 0 0,1-1 1 0 0,0 0 0 0 0,-1 0 0 0 0,1 0-1 0 0,-1 0 1 0 0,1 0 0 0 0,-1 0 0 0 0,1 0-1 0 0,-1 0 1 0 0,1 0 0 0 0,0-1 0 0 0,-1 1-1 0 0,1 0 1 0 0,-1 0 0 0 0,1 0-1 0 0,-1-1 1 0 0,1 1 0 0 0,-1 0 0 0 0,1-1-1 0 0,-1 1 1 0 0,0 0 0 0 0,1-1 0 0 0,-1 1-1 0 0,1 0 1 0 0,-1-1 0 0 0,0 1 0 0 0,1-2-1 0 0,1 0 1 0 0,1-2 7 0 0,0-1 0 0 0,0 1-1 0 0,0 0 1 0 0,0 0 0 0 0,1 0 0 0 0,0 1 0 0 0,0-1-1 0 0,0 1 1 0 0,0 0 0 0 0,1 0 0 0 0,-1 0 0 0 0,9-3-1 0 0,-10 5-10 0 0,0 0 0 0 0,0 0 0 0 0,0 0 0 0 0,-1-1 0 0 0,1 0 0 0 0,0 1 0 0 0,4-5 0 0 0,-6 6 0 0 0,0-1 0 0 0,-1 0 0 0 0,1 1 0 0 0,0-1 0 0 0,0 0 0 0 0,-1 0 0 0 0,1 1 0 0 0,-1-1 0 0 0,1 0 0 0 0,-1 0 0 0 0,1 0 0 0 0,-1 0 0 0 0,1 0 0 0 0,-1 0 0 0 0,0 1 0 0 0,0-1 0 0 0,1 0 0 0 0,-1 0 0 0 0,0 0 0 0 0,0 0 0 0 0,0 0 0 0 0,0 0 0 0 0,0 0 0 0 0,0 0 0 0 0,0 0 0 0 0,0 0 0 0 0,-1-2 0 0 0,-13-34 178 0 0,10 25-49 0 0,0 0 1 0 0,-1 1-1 0 0,0 0 0 0 0,-13-19 0 0 0,-24-22 255 0 0,28 36-307 0 0,0 0 0 0 0,2-1 0 0 0,-13-22 0 0 0,17 26-51 0 0,0 0-1 0 0,-16-19 0 0 0,22 28-254 0 0,-1 1 0 0 0,1-1 0 0 0,1 0 0 0 0,-1 0 0 0 0,0 0-1 0 0,1 0 1 0 0,0 0 0 0 0,0 0 0 0 0,0-1 0 0 0,0 1 0 0 0,1 0 0 0 0,0 0-1 0 0,0-6 1 0 0,0 8-522 0 0,1 0 0 0 0,0 0 0 0 0,0 1-1 0 0,0-1 1 0 0,0 0 0 0 0,0 1 0 0 0,1-1 0 0 0,-1 1-1 0 0,0-1 1 0 0,3-1 0 0 0,2-3-1097 0 0,16-34-2858 0 0,4-23 4405 0 0,-21 48 156 0 0,2-8 145 0 0,-1 0 0 0 0,-1-1 0 0 0,-1 0 0 0 0,1-26 0 0 0,2-12 0 0 0,-4 38 0 0 0,0 0 0 0 0,-2 0 0 0 0,0 0 0 0 0,-2 0 0 0 0,-6-46 0 0 0,5 63 39 0 0,1 1 1 0 0,-1 0 0 0 0,-1-1-1 0 0,1 1 1 0 0,-1 0 0 0 0,0 0-1 0 0,0 1 1 0 0,-1-1 0 0 0,0 0-1 0 0,0 1 1 0 0,0 0 0 0 0,0 0-1 0 0,-1 0 1 0 0,0 1 0 0 0,0 0-1 0 0,0-1 1 0 0,-1 2 0 0 0,1-1-1 0 0,-1 1 1 0 0,0 0 0 0 0,0 0-1 0 0,0 0 1 0 0,0 1 0 0 0,-1 0-1 0 0,1 0 1 0 0,-1 1 0 0 0,-6-1-1 0 0,-41-5 2399 0 0,-77-3 10187 0 0,85 10-11715 0 0,44 0-896 0 0,-1 0 0 0 0,0 0 0 0 0,0 0 0 0 0,0 1 0 0 0,1-1 0 0 0,-1 1 0 0 0,0 0 0 0 0,1 0 0 0 0,-1 0 0 0 0,0 0 0 0 0,1 1 0 0 0,-1-1 0 0 0,1 0-1 0 0,0 1 1 0 0,0 0 0 0 0,-1 0 0 0 0,1-1 0 0 0,0 1 0 0 0,0 1 0 0 0,1-1 0 0 0,-1 0 0 0 0,0 0 0 0 0,1 1 0 0 0,-1-1 0 0 0,1 1 0 0 0,0-1 0 0 0,0 1 0 0 0,0-1 0 0 0,0 1-1 0 0,0 0 1 0 0,0 0 0 0 0,1-1 0 0 0,0 1 0 0 0,-1 0 0 0 0,1 0 0 0 0,0 0 0 0 0,0-1 0 0 0,1 1 0 0 0,-1 0 0 0 0,0 0 0 0 0,1 0 0 0 0,0-1 0 0 0,1 6 0 0 0,6 8-25 0 0,0-1 1 0 0,1 0 0 0 0,0 0 0 0 0,15 17 0 0 0,-3-4 41 0 0,11 12-27 0 0,2-2-1 0 0,71 62 1 0 0,-54-53-5 0 0,48 44 15 0 0,50 49-90 0 0,138 113-1653 0 0,-240-213 1640 0 0,110 78 247 0 0,-151-114-364 0 0,-1 0 1 0 0,1-1-1 0 0,0 1 0 0 0,0-2 1 0 0,7 4-1 0 0,-13-6 172 0 0,0 0-1 0 0,0 0 1 0 0,1 0-1 0 0,-1 0 0 0 0,0 0 1 0 0,0 0-1 0 0,0 0 1 0 0,0 0-1 0 0,0 0 0 0 0,0 0 1 0 0,1 0-1 0 0,-1 0 1 0 0,0 0-1 0 0,0 0 1 0 0,0 0-1 0 0,0 0 0 0 0,0 0 1 0 0,0 0-1 0 0,1 0 1 0 0,-1 0-1 0 0,0 0 0 0 0,0 0 1 0 0,0-1-1 0 0,0 1 1 0 0,0 0-1 0 0,0 0 0 0 0,1 0 1 0 0,-1 0-1 0 0,0 0 1 0 0,0 0-1 0 0,0 0 1 0 0,0 0-1 0 0,0 0 0 0 0,0-1 1 0 0,0 1-1 0 0,0 0 1 0 0,0 0-1 0 0,0 0 0 0 0,0 0 1 0 0,1-8-993 0 0,-7-8-930 0 0,-5 3 498 0 0,0 1 1 0 0,-1 1-1 0 0,-1 0 1 0 0,-22-16 0 0 0,22 20 826 0 0,-1-1 0 0 0,-21-8 1 0 0,-2-1 243 0 0,-179-73-221 0 0,187 79 799 0 0,24 9-10 0 0,-7-3 1074 0 0,-1 0-1 0 0,1 0 1 0 0,-19-12 0 0 0,29 15-885 0 0,-1 0 0 0 0,0 0 1 0 0,0-1-1 0 0,1 1 0 0 0,-1-1 0 0 0,1 1 1 0 0,0-1-1 0 0,0 0 0 0 0,0 0 0 0 0,0 0 1 0 0,0 0-1 0 0,0 0 0 0 0,1 0 1 0 0,0-1-1 0 0,-1 1 0 0 0,1 0 0 0 0,1-1 1 0 0,-2-5-1 0 0,2-2 119 0 0,0-1 0 0 0,1 0-1 0 0,0 1 1 0 0,1-1 0 0 0,0 1 0 0 0,1-1 0 0 0,0 1 0 0 0,7-15 0 0 0,1-6-246 0 0,29-77 1387 0 0,39-48-7622 0 0,79-90-6595 0 0,-145 228 12517 0 0,-2 2 44 0 0,0 1 0 0 0,1 1 0 0 0,1 0 0 0 0,17-17 0 0 0,-27 30 27 0 0,-1 0 0 0 0,1 0 0 0 0,-1 0 0 0 0,1 0 0 0 0,0 1 0 0 0,0-1 0 0 0,0 1 0 0 0,0-1 0 0 0,0 1 0 0 0,0 0 0 0 0,0 0 0 0 0,0 1 0 0 0,0-1 0 0 0,0 1 0 0 0,0-1 0 0 0,1 1 0 0 0,-1 0 0 0 0,0 0 0 0 0,0 0 0 0 0,0 1 0 0 0,4 0 0 0 0,3 2 0 0 0</inkml:trace>
  <inkml:trace contextRef="#ctx0" brushRef="#br0" timeOffset="4147.96">3430 4528 5264 0 0,'0'0'241'0'0,"6"4"38"0"0,-2-2-282 0 0,1 1 1 0 0,-1-1 0 0 0,0 1 0 0 0,0 0-1 0 0,0 0 1 0 0,0 0 0 0 0,0 1-1 0 0,-1-1 1 0 0,4 5 0 0 0,-5-5 20 0 0,-1 0 0 0 0,1 0 0 0 0,-1 0 0 0 0,1 0 0 0 0,-1 0 0 0 0,0 0 0 0 0,0 0 0 0 0,0 0 0 0 0,-1 1 0 0 0,1-1 0 0 0,-1 0 0 0 0,1 0 0 0 0,-1 1 0 0 0,0-1 0 0 0,-1 4 0 0 0,0 1 756 0 0,-1 1-1 0 0,0-1 1 0 0,0 0 0 0 0,-1 1 0 0 0,0-1-1 0 0,0 0 1 0 0,-6 9 0 0 0,-37 52 6466 0 0,7-10-2941 0 0,37-55-4178 0 0,-8 12 184 0 0,1 1 1 0 0,1 0-1 0 0,0 0 0 0 0,-6 22 1 0 0,11-26-370 0 0,-1-1-55 0 0,1 0-1 0 0,1 0 1 0 0,0 0-1 0 0,1 0 1 0 0,0 0-1 0 0,1 21 1 0 0,2-20 59 0 0,0 0 1 0 0,1 1 0 0 0,1-1-1 0 0,0-1 1 0 0,1 1-1 0 0,0 0 1 0 0,1-1-1 0 0,0 0 1 0 0,15 20-1 0 0,-12-20 99 0 0,5 10 86 0 0,25 27-1 0 0,-35-44-111 0 0,1 0 0 0 0,0 0-1 0 0,1-1 1 0 0,-1 1 0 0 0,1-1 0 0 0,-1 0-1 0 0,1-1 1 0 0,1 1 0 0 0,-1-1 0 0 0,9 3-1 0 0,-13-6-16 0 0,1 1 0 0 0,-1-1 0 0 0,0 1 0 0 0,1-1-1 0 0,0 0 1 0 0,-1 0 0 0 0,1 0 0 0 0,-1-1 0 0 0,1 1-1 0 0,-1 0 1 0 0,0-1 0 0 0,1 0 0 0 0,-1 1 0 0 0,1-1 0 0 0,-1 0-1 0 0,0 0 1 0 0,0 0 0 0 0,1-1 0 0 0,-1 1 0 0 0,0-1 0 0 0,0 1-1 0 0,0-1 1 0 0,0 1 0 0 0,-1-1 0 0 0,1 0 0 0 0,0 0-1 0 0,-1 0 1 0 0,1 0 0 0 0,1-3 0 0 0,3-5-36 0 0,-1-1 1 0 0,0 0 0 0 0,0 0-1 0 0,5-20 1 0 0,-8 21-19 0 0,0-1 0 0 0,-1 1 1 0 0,0 0-1 0 0,-1-1 1 0 0,0 1-1 0 0,-3-18 1 0 0,0 1 6 0 0,-5-48 51 0 0,6 64 0 0 0,0 1 0 0 0,-1-1 0 0 0,-1 1 0 0 0,0 0 0 0 0,-5-10 0 0 0,-1-3 0 0 0,8 18 0 0 0,0-1 0 0 0,-1 1 0 0 0,0 0 0 0 0,0 0 0 0 0,0 0 0 0 0,0 0 0 0 0,-4-5 0 0 0,7 11 0 0 0,0-1 0 0 0,0 0 0 0 0,0 0 0 0 0,0 0 0 0 0,0 1 0 0 0,0-1 0 0 0,0 0 0 0 0,0 0 0 0 0,-1 0 0 0 0,1 1 0 0 0,0-1 0 0 0,0 0 0 0 0,0 0 0 0 0,0 0 0 0 0,0 0 0 0 0,0 1 0 0 0,0-1 0 0 0,0 0 0 0 0,0 0 0 0 0,-1 0 0 0 0,1 0 0 0 0,0 1 0 0 0,0-1 0 0 0,0 0 0 0 0,0 0 0 0 0,0 0 0 0 0,-1 0 0 0 0,1 0 0 0 0,0 0 0 0 0,0 0 0 0 0,0 1 0 0 0,0-1 0 0 0,-1 0 0 0 0,1 0 0 0 0,0 0 0 0 0,0 0 0 0 0,0 0 0 0 0,-1 0 0 0 0,1 0 0 0 0,0 0 0 0 0,0 0 0 0 0,0 0 0 0 0,-1 0 0 0 0,1 0 0 0 0,0 0 0 0 0,0 0 0 0 0,0 0 0 0 0,0 0 0 0 0,-1-1 0 0 0,1 1 0 0 0,0 0 0 0 0,0 0 0 0 0,0 0 0 0 0,-1 0 0 0 0,1 0 0 0 0,0 0 0 0 0,0-1 0 0 0,3 11 0 0 0,0-1 0 0 0,1 1 0 0 0,0-1 0 0 0,0 0 0 0 0,6 8 0 0 0,-1-1 0 0 0,3 5 0 0 0,2-1 0 0 0,0 0 0 0 0,1-1 0 0 0,0 0 0 0 0,2-2 0 0 0,23 21 0 0 0,-7-8-94 0 0,-14-11-139 0 0,26 19 1 0 0,-38-33 194 0 0,-1-1-1 0 0,0 0 1 0 0,1 0 0 0 0,0-1-1 0 0,0 0 1 0 0,0 0 0 0 0,0-1 0 0 0,15 4-1 0 0,-20-6 25 0 0,0 0-1 0 0,1 0 0 0 0,-1 0 0 0 0,1 0 0 0 0,-1-1 0 0 0,0 1 1 0 0,1-1-1 0 0,-1 1 0 0 0,0-1 0 0 0,0 0 0 0 0,0 0 1 0 0,1 0-1 0 0,1-2 0 0 0,-3 3 10 0 0,1-1 0 0 0,-1 0 0 0 0,0 0 0 0 0,0 0 0 0 0,1 0 0 0 0,-1 0 0 0 0,0 0 1 0 0,0 0-1 0 0,0-1 0 0 0,0 1 0 0 0,0 0 0 0 0,-1 0 0 0 0,1-1 0 0 0,0 1 0 0 0,-1-1 0 0 0,1 1 0 0 0,0-1 0 0 0,-1 1 0 0 0,0-1 0 0 0,1 1 0 0 0,-1-2 0 0 0,-1-12-57 0 0,0 1-1 0 0,-1-1 0 0 0,-1 1 0 0 0,0 0 1 0 0,-1 0-1 0 0,-8-20 0 0 0,-43-78-310 0 0,-93-134 373 0 0,88 151 0 0 0,-45-72 0 0 0,79 128 194 0 0,-32-37-1 0 0,35 54 1223 0 0,37 49-1251 0 0,0-6-42 0 0,-4-5 281 0 0,18 22 0 0 0,62 80 734 0 0,-57-72-1148 0 0,71 76-1 0 0,-70-87 11 0 0,-5-6 0 0 0,46 37 0 0 0,-66-58 0 0 0,2-1 0 0 0,-1-1 0 0 0,1 1 0 0 0,0-2 0 0 0,0 0 0 0 0,1 0 0 0 0,0-1 0 0 0,0 0 0 0 0,13 2 0 0 0,-21-5-7 0 0,0-1 0 0 0,0 0 0 0 0,1 1 0 0 0,-1-2 0 0 0,0 1 0 0 0,0 0 0 0 0,0-1 0 0 0,0 0 0 0 0,0 0-1 0 0,0 0 1 0 0,0 0 0 0 0,-1-1 0 0 0,6-2 0 0 0,-6 2-61 0 0,0 1 1 0 0,-1-1-1 0 0,0 0 1 0 0,1 0-1 0 0,-1 0 0 0 0,0 0 1 0 0,0 0-1 0 0,0 0 1 0 0,0-1-1 0 0,0 1 0 0 0,-1-1 1 0 0,1 1-1 0 0,-1-1 0 0 0,0 0 1 0 0,1 1-1 0 0,-1-1 1 0 0,-1 0-1 0 0,2-5 0 0 0,0-7 147 0 0,-1-1-1 0 0,0 1 0 0 0,-2-1 1 0 0,0 1-1 0 0,0-1 1 0 0,-1 1-1 0 0,-8-24 1 0 0,-39-105 764 0 0,44 131-930 0 0,-28-60 87 0 0,-3 1 0 0 0,-73-109 0 0 0,67 123-30 0 0,-2 2-1 0 0,-73-72 0 0 0,117 127 29 0 0,-5-5-20 0 0,0 1 1 0 0,-1 0-1 0 0,1 0 0 0 0,-1 1 0 0 0,-12-8 0 0 0,18 13 29 0 0,-1-1 0 0 0,1 1 1 0 0,0-1-1 0 0,-1 1 0 0 0,1-1 0 0 0,0 1 0 0 0,-1-1 1 0 0,1 1-1 0 0,0 0 0 0 0,0-1 0 0 0,-1 1 1 0 0,1-1-1 0 0,0 1 0 0 0,0 0 0 0 0,0-1 1 0 0,0 1-1 0 0,0 0 0 0 0,0 0 0 0 0,1 5 1 0 0,0 0 0 0 0,0 0 0 0 0,1 0 0 0 0,-1 0 0 0 0,1 0 0 0 0,1-1 0 0 0,2 7 0 0 0,3 7-8 0 0,19 41 0 0 0,2-2 0 0 0,2 0 0 0 0,51 68 0 0 0,-47-76-4 0 0,87 117-53 0 0,-96-135-97 0 0,62 72-979 0 0,-68-83 877 0 0,1-1-1 0 0,40 30 1 0 0,-57-47 244 0 0,1 0 1 0 0,-1 0-1 0 0,1-1 0 0 0,0 0 1 0 0,-1 0-1 0 0,1 0 0 0 0,0 0 1 0 0,0-1-1 0 0,1 1 0 0 0,8 0 1 0 0,-10-2 19 0 0,-1 0 1 0 0,1 0 0 0 0,-1-1 0 0 0,1 1-1 0 0,-1-1 1 0 0,1 0 0 0 0,-1 0-1 0 0,1 0 1 0 0,-1 0 0 0 0,0-1-1 0 0,1 1 1 0 0,-1-1 0 0 0,0 0-1 0 0,0 0 1 0 0,0 0 0 0 0,-1 0-1 0 0,5-4 1 0 0,-1-1-57 0 0,0 0 1 0 0,-1 0-1 0 0,1-1 0 0 0,-2 0 0 0 0,1 0 1 0 0,-1 0-1 0 0,0 0 0 0 0,-1-1 0 0 0,5-14 1 0 0,-3 3-14 0 0,-1 0 0 0 0,-1 0 0 0 0,2-28 0 0 0,-5 25 166 0 0,-1 0 1 0 0,0 0 0 0 0,-10-44 0 0 0,1 28 56 0 0,-20-53-1 0 0,14 53-161 0 0,-3 2 0 0 0,-37-60 0 0 0,54 95 0 0 0,1 0 0 0 0,-1 0 0 0 0,0 0 0 0 0,1 0 0 0 0,-1 1 0 0 0,0-1 0 0 0,0 0 0 0 0,0 1 0 0 0,-4-2 0 0 0,6 2 0 0 0,-1 1 0 0 0,1 0 0 0 0,-1 0 0 0 0,1-1 0 0 0,-1 1 0 0 0,0 0 0 0 0,1 0 0 0 0,-1 0 0 0 0,1-1 0 0 0,-1 1 0 0 0,1 0 0 0 0,-1 0 0 0 0,0 0 0 0 0,1 0 0 0 0,-1 0 0 0 0,1 0 0 0 0,-1 0 0 0 0,0 0 0 0 0,1 1 0 0 0,-1-1 0 0 0,1 0 0 0 0,-1 0 0 0 0,1 0 0 0 0,-1 1 0 0 0,0-1 0 0 0,1 0 0 0 0,-1 1 0 0 0,1-1 0 0 0,-1 0 0 0 0,1 1 0 0 0,0-1 0 0 0,-1 0 0 0 0,1 1 0 0 0,-1-1 0 0 0,1 1 0 0 0,0-1 0 0 0,-1 1 0 0 0,1-1 0 0 0,0 1 0 0 0,0-1 0 0 0,-1 1 0 0 0,1 0 0 0 0,0-1 0 0 0,0 2 0 0 0,-2 4 0 0 0,1-1 0 0 0,0 1 0 0 0,0 0 0 0 0,1 0 0 0 0,0 0 0 0 0,1 10 0 0 0,7 37 0 0 0,-6-37 0 0 0,3 3 0 0 0,0 0 0 0 0,1 0 0 0 0,1-1 0 0 0,0 0 0 0 0,2 0 0 0 0,0 0 0 0 0,1-1 0 0 0,1-1 0 0 0,0 0 0 0 0,1 0 0 0 0,1-1 0 0 0,15 13 0 0 0,-25-24 7 0 0,1-1-1 0 0,0 0 1 0 0,0 0 0 0 0,0 0-1 0 0,0-1 1 0 0,1 1-1 0 0,-1-1 1 0 0,1 0-1 0 0,-1 0 1 0 0,1-1 0 0 0,0 1-1 0 0,0-1 1 0 0,0 0-1 0 0,6 0 1 0 0,-9-1-3 0 0,1 0 0 0 0,0 0 0 0 0,-1-1 0 0 0,1 1 0 0 0,0-1 1 0 0,-1 1-1 0 0,1-1 0 0 0,-1 0 0 0 0,1 0 0 0 0,-1 0 0 0 0,1-1 0 0 0,-1 1 0 0 0,0 0 0 0 0,1-1 0 0 0,-1 0 0 0 0,0 1 1 0 0,0-1-1 0 0,0 0 0 0 0,0 0 0 0 0,-1 0 0 0 0,1 0 0 0 0,0-1 0 0 0,-1 1 0 0 0,0 0 0 0 0,1-1 0 0 0,-1 1 1 0 0,1-4-1 0 0,1-3-8 0 0,0 0 1 0 0,-1 1 0 0 0,0-1 0 0 0,-1 0 0 0 0,0 0-1 0 0,0 0 1 0 0,-1-11 0 0 0,-8-65 15 0 0,7 76 18 0 0,-31-204-84 0 0,31 208 165 0 0,1 0-1 0 0,0 0 0 0 0,0 0 1 0 0,0 0-1 0 0,0 0 0 0 0,3-7 1 0 0,-3 11-90 0 0,0 0 0 0 0,0 1 0 0 0,1-1 0 0 0,-1 0 0 0 0,0 1 0 0 0,0-1 0 0 0,1 0 0 0 0,-1 1 0 0 0,1-1 0 0 0,-1 1 0 0 0,1-1 0 0 0,-1 1 0 0 0,1-1 0 0 0,-1 1 0 0 0,1-1 0 0 0,-1 1 0 0 0,1-1 0 0 0,-1 1 0 0 0,1 0 0 0 0,0-1 0 0 0,0 1 0 0 0,0 0-18 0 0,0 0 0 0 0,0 0 0 0 0,0 0 0 0 0,0 0 0 0 0,0 0 1 0 0,0 0-1 0 0,0 0 0 0 0,0 1 0 0 0,0-1 0 0 0,0 1 0 0 0,0-1 0 0 0,0 0 1 0 0,0 1-1 0 0,0 0 0 0 0,0-1 0 0 0,0 1 0 0 0,0-1 0 0 0,0 1 0 0 0,0 1 1 0 0,128 107 466 0 0,-117-101-497 0 0,0 1 1 0 0,1-2-1 0 0,-1 1 0 0 0,2-2 0 0 0,15 7 0 0 0,-20-10-2024 0 0,1-1 0 0 0,14 3 0 0 0,-24-5 1987 0 0,0 0 1 0 0,0 0-1 0 0,0 0 1 0 0,-1 0 0 0 0,1 0-1 0 0,0 0 1 0 0,0 0-1 0 0,0 0 1 0 0,0 0-1 0 0,0-1 1 0 0,0 1 0 0 0,0 0-1 0 0,0 0 1 0 0,0 0-1 0 0,0 0 1 0 0,0 0-1 0 0,0 0 1 0 0,0 0 0 0 0,0 0-1 0 0,0-1 1 0 0,0 1-1 0 0,0 0 1 0 0,0 0-1 0 0,0 0 1 0 0,0 0 0 0 0,0 0-1 0 0,0 0 1 0 0,0 0-1 0 0,0-1 1 0 0,0 1-1 0 0,0 0 1 0 0,0 0 0 0 0,0 0-1 0 0,1 0 1 0 0,-1 0-1 0 0,0 0 1 0 0,0 0-1 0 0,0 0 1 0 0,0 0 0 0 0,0 0-1 0 0,0 0 1 0 0,0-1-1 0 0,0 1 1 0 0,0 0-1 0 0,0 0 1 0 0,1 0 0 0 0,-1 0-1 0 0,0 0 1 0 0,0 0-1 0 0,0 0 1 0 0,0 0-1 0 0,0 0 1 0 0,0 0 0 0 0,0 0-1 0 0,1 0 1 0 0,-1 0-1 0 0,0 0 1 0 0,0 0-1 0 0,0 0 1 0 0,0 0 0 0 0,0 0-1 0 0,0 0 1 0 0,1 0-1 0 0,-12-11-1212 0 0,-1-2-172 0 0,10 10 1012 0 0,0-1 0 0 0,0 0 1 0 0,1 0-1 0 0,-1 0 0 0 0,0-5 0 0 0,-1 2-241 0 0,-8-21-2604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24T07:35:59.332"/>
    </inkml:context>
    <inkml:brush xml:id="br0">
      <inkml:brushProperty name="width" value="0.035" units="cm"/>
      <inkml:brushProperty name="height" value="0.035" units="cm"/>
      <inkml:brushProperty name="color" value="#E71224"/>
    </inkml:brush>
  </inkml:definitions>
  <inkml:trace contextRef="#ctx0" brushRef="#br0">101 297 4720 0 0,'0'0'476'0'0,"4"-4"-400"0"0,4 3-76 0 0,-7 2 0 0 0,0 0 0 0 0,0 0 0 0 0,0 0 0 0 0,-1 0 0 0 0,1 0 0 0 0,0 0 0 0 0,0 1 0 0 0,-1-1 0 0 0,1 0 0 0 0,-1 1 0 0 0,1-1 0 0 0,-1 0 0 0 0,1 3 0 0 0,5 22 0 0 0,-6-22 0 0 0,13 28 0 0 0,-11-28 43 0 0,-1-3 168 0 0,12-18 3543 0 0,-2-24 1006 0 0,-10 34-4750 0 0,3-10 41 0 0,-3 14-36 0 0,0 0 0 0 0,-1 0 0 0 0,1 0 1 0 0,0 0-1 0 0,-1 0 0 0 0,0 0 0 0 0,1 0 0 0 0,-1-4 0 0 0,0 6 140 0 0,0-7 213 0 0,0 0 41 0 0,0 6 599 0 0,0 0-506 0 0,2-4-236 0 0,12-24 946 0 0,-13 28-1172 0 0,0 0 0 0 0,0 0 0 0 0,0 1 0 0 0,1-1 1 0 0,-1 1-1 0 0,1-1 0 0 0,-1 1 0 0 0,1 0 0 0 0,-1-1 0 0 0,1 1 0 0 0,0 0 0 0 0,-1 0 0 0 0,1 0 0 0 0,3-1 0 0 0,9-5 39 0 0,-13 6-75 0 0,0 1-1 0 0,0-1 1 0 0,1 0-1 0 0,-1 0 1 0 0,1 1-1 0 0,-1-1 1 0 0,0 1-1 0 0,1-1 1 0 0,-1 1-1 0 0,1 0 1 0 0,2-1-1 0 0,-3 1-3 0 0,0 0 0 0 0,0 0 0 0 0,0 0 0 0 0,0 0 0 0 0,0 0 0 0 0,0 1 0 0 0,0-1 0 0 0,0 0 0 0 0,0 0 0 0 0,0 1 0 0 0,0-1 0 0 0,0 1 0 0 0,0-1 0 0 0,0 1 0 0 0,0-1 0 0 0,-1 1 0 0 0,1-1 0 0 0,1 2 0 0 0,3 2 0 0 0,-2-2-5 0 0,0 1-1 0 0,0-1 0 0 0,0 1 0 0 0,-1 0 1 0 0,1-1-1 0 0,-1 1 0 0 0,0 0 0 0 0,0 1 1 0 0,0-1-1 0 0,2 5 0 0 0,6 8-11 0 0,-4-8 55 0 0,0-1-1 0 0,1 1 0 0 0,0-1 0 0 0,0-1 1 0 0,1 1-1 0 0,0-1 0 0 0,16 10 0 0 0,-7-7 61 0 0,0-1-1 0 0,1-1 1 0 0,21 7-1 0 0,124 42 971 0 0,-127-40-896 0 0,0 1-1 0 0,44 29 1 0 0,17 18-152 0 0,107 67-23 0 0,-152-101 3 0 0,-17-9 0 0 0,65 29 0 0 0,-66-36 5 0 0,265 99 180 0 0,-247-95-145 0 0,96 27 48 0 0,-80-28-71 0 0,33 5-161 0 0,-76-17-309 0 0,-1-1-407 0 0,0 0 1 0 0,37 0-1 0 0,-53-4 496 0 0,0 0-1 0 0,0-1 1 0 0,0 0-1 0 0,0-1 0 0 0,-1 0 1 0 0,1 0-1 0 0,-1-1 0 0 0,1 1 1 0 0,-1-2-1 0 0,0 1 1 0 0,0-1-1 0 0,6-4 0 0 0,1-3-499 0 0,-2 1 0 0 0,0-2-1 0 0,0 0 1 0 0,-1 0 0 0 0,13-19-1 0 0,42-75-1863 0 0,4-47 2424 0 0,-64 139 304 0 0,2 0 0 0 0,-1 1 0 0 0,2 0 0 0 0,0 0 0 0 0,0 1 0 0 0,2 0 0 0 0,16-15 0 0 0,-9 7 0 0 0,-1-1 0 0 0,15-22 0 0 0,4-6 0 0 0,-5 6 0 0 0,-23 30 0 0 0,1 1 0 0 0,0 0 0 0 0,1 1 0 0 0,20-19 0 0 0,4 1 0 0 0,-16 11 0 0 0,-17 18 0 0 0,0-1 0 0 0,0 1 0 0 0,-1-1 0 0 0,1 0 0 0 0,0 1 0 0 0,0-1 0 0 0,-1 0 0 0 0,1 0 0 0 0,0 1 0 0 0,-1-1 0 0 0,1 0 0 0 0,-1 0 0 0 0,1 0 0 0 0,-1 0 0 0 0,1 0 0 0 0,-1 0 0 0 0,1 0 0 0 0,-1 0 0 0 0,0 0 0 0 0,0 0 0 0 0,1 0 0 0 0,-1 0 0 0 0,0-2 0 0 0,1-2 0 0 0,7-43 0 0 0,-4 26 0 0 0,0 0 0 0 0,1 0 0 0 0,11-25 0 0 0,-16 45 0 0 0,1 1 0 0 0,0-1 0 0 0,-1 0 0 0 0,1 1 0 0 0,0-1 0 0 0,0 1 0 0 0,0-1 0 0 0,1 1 0 0 0,-1 0 0 0 0,0 0 0 0 0,0-1 0 0 0,1 1 0 0 0,-1 0 0 0 0,1 0 0 0 0,-1 0 0 0 0,1 0 0 0 0,-1 0 0 0 0,1 1 0 0 0,2-2 0 0 0,-1 1 0 0 0,0 1 0 0 0,0-1 0 0 0,0 1 0 0 0,0 0 0 0 0,0-1 0 0 0,0 1 0 0 0,0 1 0 0 0,0-1 0 0 0,0 0 0 0 0,6 2 0 0 0,-6 0 0 0 0,0 0 0 0 0,0 1 0 0 0,0-1 0 0 0,0 1 0 0 0,0-1 0 0 0,-1 1 0 0 0,1 0 0 0 0,-1 0 0 0 0,0 0 0 0 0,3 4 0 0 0,1 1 0 0 0,-3-2 10 0 0,-1-1 0 0 0,1 1 0 0 0,-1-1-1 0 0,0 1 1 0 0,0 0 0 0 0,0 0 0 0 0,-1 0 0 0 0,0 0 0 0 0,0 0 0 0 0,0 0 0 0 0,-1 10 0 0 0,-1-15 112 0 0,0 0 0 0 0,1 0 0 0 0,-1 0 0 0 0,0 0 0 0 0,0 0 0 0 0,0 0 0 0 0,0 0 0 0 0,0 0 0 0 0,0 0 0 0 0,0-1 0 0 0,0 1 0 0 0,0 0 0 0 0,0-1 0 0 0,0 1 0 0 0,0 0 0 0 0,-1-1 0 0 0,1 1 0 0 0,0-1 0 0 0,-2 1 0 0 0,-25 4 7961 0 0,26-5-7775 0 0,0-1-1 0 0,0 1 1 0 0,0 0-1 0 0,0-1 1 0 0,1 1-1 0 0,-1-1 0 0 0,0 0 1 0 0,0 0-1 0 0,1 1 1 0 0,-1-1-1 0 0,-2-2 1 0 0,3 2-295 0 0,0 0-1 0 0,-1 0 1 0 0,1 0 0 0 0,-1 0 0 0 0,1 1 0 0 0,-1-1 0 0 0,1 0 0 0 0,-1 1-1 0 0,1-1 1 0 0,-1 1 0 0 0,1 0 0 0 0,-1-1 0 0 0,1 1 0 0 0,-1 0 0 0 0,0 0-1 0 0,1 0 1 0 0,-1 0 0 0 0,0 0 0 0 0,-2 1 0 0 0,-11 2 17 0 0,0 0 1 0 0,-28 1-1 0 0,29-4-66 0 0,0 2 1 0 0,0-1-1 0 0,0 2 0 0 0,-19 5 0 0 0,7 3-47 0 0,0 1 0 0 0,-32 21 1 0 0,7-3-5 0 0,-100 39-17 0 0,42-20 217 0 0,15-10 720 0 0,-127 37 0 0 0,132-48-93 0 0,-143 42-180 0 0,177-55-454 0 0,-239 80 217 0 0,224-72-347 0 0,-22 13-602 0 0,-95 52 0 0 0,54-15-1076 0 0,-201 147 0 0 0,239-145 862 0 0,60-45-1995 0 0,-75 48 1 0 0,100-72 2249 0 0,0 0 1 0 0,0-1-1 0 0,-1-1 0 0 0,0 0 1 0 0,-12 3-1 0 0,20-6 502 0 0,1 0-1 0 0,-1-1 1 0 0,0 1 0 0 0,1-1 0 0 0,-1 0-1 0 0,0 0 1 0 0,0 0 0 0 0,1 0-1 0 0,-1 0 1 0 0,0-1 0 0 0,1 1 0 0 0,-1-1-1 0 0,1 0 1 0 0,-1 0 0 0 0,1 0 0 0 0,-1 0-1 0 0,1 0 1 0 0,-1 0 0 0 0,1-1-1 0 0,0 1 1 0 0,0-1 0 0 0,0 0 0 0 0,-1 1-1 0 0,2-1 1 0 0,-1 0 0 0 0,0 0-1 0 0,-2-4 1 0 0,-4-8 3 0 0,1 0 0 0 0,0 0 0 0 0,2 0 0 0 0,-1-1 0 0 0,-5-27 0 0 0,-9-81 123 0 0,16 95-67 0 0,-5-35 24 0 0,6 36 0 0 0</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2848</Words>
  <Characters>17943</Characters>
  <Application>Microsoft Office Word</Application>
  <DocSecurity>0</DocSecurity>
  <Lines>149</Lines>
  <Paragraphs>41</Paragraphs>
  <ScaleCrop>false</ScaleCrop>
  <Company/>
  <LinksUpToDate>false</LinksUpToDate>
  <CharactersWithSpaces>20750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Streiff (BFSU)</dc:creator>
  <cp:keywords/>
  <dc:description/>
  <cp:lastModifiedBy>André Dinter (DLH)</cp:lastModifiedBy>
  <cp:revision>65</cp:revision>
  <dcterms:created xsi:type="dcterms:W3CDTF">2026-06-23T06:08:00Z</dcterms:created>
  <dcterms:modified xsi:type="dcterms:W3CDTF">2026-07-08T11:06:00Z</dcterms:modified>
</cp:coreProperties>
</file>